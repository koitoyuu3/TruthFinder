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74699A">
      <w:pPr>
        <w:spacing w:line="360" w:lineRule="auto"/>
        <w:jc w:val="left"/>
      </w:pPr>
      <w:bookmarkStart w:id="0" w:name="_Toc130115382"/>
      <w:r>
        <w:fldChar w:fldCharType="begin"/>
      </w:r>
      <w:r>
        <w:rPr>
          <w:sz w:val="24"/>
        </w:rPr>
        <w:instrText xml:space="preserve"> MACROBUTTON </w:instrText>
      </w:r>
      <w:r>
        <w:fldChar w:fldCharType="end"/>
      </w:r>
      <w:r>
        <w:fldChar w:fldCharType="begin"/>
      </w:r>
      <w:r>
        <w:rPr>
          <w:sz w:val="24"/>
        </w:rPr>
        <w:instrText xml:space="preserve"> MACROBUTTON </w:instrText>
      </w:r>
      <w:r>
        <w:fldChar w:fldCharType="end"/>
      </w:r>
      <w:r>
        <w:fldChar w:fldCharType="begin"/>
      </w:r>
      <w:r>
        <w:rPr>
          <w:sz w:val="24"/>
        </w:rPr>
        <w:instrText xml:space="preserve"> MACROBUTTON </w:instrText>
      </w:r>
      <w:r>
        <w:fldChar w:fldCharType="end"/>
      </w:r>
      <w:r>
        <w:t xml:space="preserve"> </w:t>
      </w:r>
    </w:p>
    <w:p w14:paraId="050416AF">
      <w:pPr>
        <w:spacing w:line="360" w:lineRule="auto"/>
        <w:jc w:val="left"/>
      </w:pPr>
      <w:r>
        <w:fldChar w:fldCharType="begin"/>
      </w:r>
      <w:r>
        <w:rPr>
          <w:sz w:val="24"/>
        </w:rPr>
        <w:instrText xml:space="preserve"> macrobutton </w:instrText>
      </w:r>
      <w:r>
        <w:fldChar w:fldCharType="end"/>
      </w:r>
      <w:r>
        <w:fldChar w:fldCharType="begin"/>
      </w:r>
      <w:r>
        <w:rPr>
          <w:sz w:val="24"/>
        </w:rPr>
        <w:instrText xml:space="preserve"> MACROBUTTON AutoText </w:instrText>
      </w:r>
      <w:r>
        <w:fldChar w:fldCharType="end"/>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5"/>
        <w:gridCol w:w="2205"/>
        <w:gridCol w:w="420"/>
        <w:gridCol w:w="1575"/>
        <w:gridCol w:w="2421"/>
      </w:tblGrid>
      <w:tr w14:paraId="3119EC12">
        <w:trPr>
          <w:trHeight w:val="277" w:hRule="atLeast"/>
          <w:jc w:val="center"/>
        </w:trPr>
        <w:tc>
          <w:tcPr>
            <w:tcW w:w="1755" w:type="dxa"/>
            <w:tcBorders>
              <w:top w:val="nil"/>
              <w:left w:val="nil"/>
              <w:bottom w:val="nil"/>
              <w:right w:val="nil"/>
            </w:tcBorders>
            <w:vAlign w:val="center"/>
          </w:tcPr>
          <w:p w14:paraId="08E6F3F8">
            <w:pPr>
              <w:spacing w:line="360" w:lineRule="auto"/>
              <w:jc w:val="left"/>
              <w:rPr>
                <w:sz w:val="24"/>
              </w:rPr>
            </w:pPr>
            <w:r>
              <w:rPr>
                <w:rFonts w:hint="eastAsia"/>
                <w:sz w:val="24"/>
              </w:rPr>
              <w:t>交底书名称</w:t>
            </w:r>
          </w:p>
        </w:tc>
        <w:tc>
          <w:tcPr>
            <w:tcW w:w="6621" w:type="dxa"/>
            <w:gridSpan w:val="4"/>
            <w:tcBorders>
              <w:top w:val="nil"/>
              <w:left w:val="nil"/>
              <w:bottom w:val="single" w:color="auto" w:sz="4" w:space="0"/>
              <w:right w:val="nil"/>
            </w:tcBorders>
            <w:vAlign w:val="center"/>
          </w:tcPr>
          <w:p w14:paraId="1F2A3402">
            <w:pPr>
              <w:spacing w:line="360" w:lineRule="auto"/>
              <w:jc w:val="left"/>
              <w:rPr>
                <w:sz w:val="24"/>
              </w:rPr>
            </w:pPr>
            <w:r>
              <w:rPr>
                <w:rFonts w:hint="eastAsia"/>
                <w:sz w:val="24"/>
              </w:rPr>
              <w:t>基于大语言模型智能体的区块链可验证语义预言机</w:t>
            </w:r>
          </w:p>
        </w:tc>
      </w:tr>
      <w:tr w14:paraId="672035E7">
        <w:trPr>
          <w:trHeight w:val="455" w:hRule="atLeast"/>
          <w:jc w:val="center"/>
        </w:trPr>
        <w:tc>
          <w:tcPr>
            <w:tcW w:w="1755" w:type="dxa"/>
            <w:tcBorders>
              <w:top w:val="nil"/>
              <w:left w:val="nil"/>
              <w:bottom w:val="nil"/>
              <w:right w:val="nil"/>
            </w:tcBorders>
            <w:vAlign w:val="center"/>
          </w:tcPr>
          <w:p w14:paraId="4A8242FC">
            <w:pPr>
              <w:spacing w:line="360" w:lineRule="auto"/>
              <w:jc w:val="left"/>
              <w:rPr>
                <w:sz w:val="24"/>
              </w:rPr>
            </w:pPr>
            <w:r>
              <w:rPr>
                <w:rFonts w:hint="eastAsia"/>
                <w:sz w:val="24"/>
              </w:rPr>
              <w:t>发明人</w:t>
            </w:r>
          </w:p>
        </w:tc>
        <w:tc>
          <w:tcPr>
            <w:tcW w:w="6621" w:type="dxa"/>
            <w:gridSpan w:val="4"/>
            <w:tcBorders>
              <w:top w:val="single" w:color="auto" w:sz="4" w:space="0"/>
              <w:left w:val="nil"/>
              <w:bottom w:val="single" w:color="auto" w:sz="4" w:space="0"/>
              <w:right w:val="nil"/>
            </w:tcBorders>
            <w:vAlign w:val="center"/>
          </w:tcPr>
          <w:p w14:paraId="02508C3A">
            <w:pPr>
              <w:spacing w:line="360" w:lineRule="auto"/>
              <w:jc w:val="left"/>
              <w:rPr>
                <w:sz w:val="24"/>
              </w:rPr>
            </w:pPr>
            <w:r>
              <w:rPr>
                <w:rFonts w:hint="eastAsia"/>
                <w:sz w:val="24"/>
              </w:rPr>
              <w:t>北京邮电大学 林怡静，华博文，高志鹏，谢智强</w:t>
            </w:r>
          </w:p>
        </w:tc>
      </w:tr>
      <w:tr w14:paraId="6EF0465A">
        <w:trPr>
          <w:cantSplit/>
          <w:trHeight w:val="455" w:hRule="atLeast"/>
          <w:jc w:val="center"/>
        </w:trPr>
        <w:tc>
          <w:tcPr>
            <w:tcW w:w="1755" w:type="dxa"/>
            <w:tcBorders>
              <w:top w:val="nil"/>
              <w:left w:val="nil"/>
              <w:bottom w:val="nil"/>
              <w:right w:val="nil"/>
            </w:tcBorders>
            <w:vAlign w:val="center"/>
          </w:tcPr>
          <w:p w14:paraId="3886C644">
            <w:pPr>
              <w:spacing w:line="360" w:lineRule="auto"/>
              <w:jc w:val="left"/>
              <w:rPr>
                <w:sz w:val="24"/>
              </w:rPr>
            </w:pPr>
            <w:r>
              <w:rPr>
                <w:rFonts w:hint="eastAsia"/>
                <w:sz w:val="24"/>
              </w:rPr>
              <w:t>交底书撰写人</w:t>
            </w:r>
          </w:p>
        </w:tc>
        <w:tc>
          <w:tcPr>
            <w:tcW w:w="2205" w:type="dxa"/>
            <w:tcBorders>
              <w:top w:val="nil"/>
              <w:left w:val="nil"/>
              <w:bottom w:val="single" w:color="auto" w:sz="4" w:space="0"/>
              <w:right w:val="nil"/>
            </w:tcBorders>
            <w:vAlign w:val="center"/>
          </w:tcPr>
          <w:p w14:paraId="2570FE17">
            <w:pPr>
              <w:spacing w:line="360" w:lineRule="auto"/>
              <w:jc w:val="left"/>
              <w:rPr>
                <w:sz w:val="24"/>
              </w:rPr>
            </w:pPr>
          </w:p>
        </w:tc>
        <w:tc>
          <w:tcPr>
            <w:tcW w:w="420" w:type="dxa"/>
            <w:vMerge w:val="restart"/>
            <w:tcBorders>
              <w:top w:val="nil"/>
              <w:left w:val="nil"/>
              <w:bottom w:val="nil"/>
              <w:right w:val="nil"/>
            </w:tcBorders>
            <w:vAlign w:val="center"/>
          </w:tcPr>
          <w:p w14:paraId="7AD07498">
            <w:pPr>
              <w:spacing w:line="360" w:lineRule="auto"/>
              <w:jc w:val="left"/>
              <w:rPr>
                <w:sz w:val="24"/>
              </w:rPr>
            </w:pPr>
          </w:p>
        </w:tc>
        <w:tc>
          <w:tcPr>
            <w:tcW w:w="1575" w:type="dxa"/>
            <w:tcBorders>
              <w:top w:val="nil"/>
              <w:left w:val="nil"/>
              <w:bottom w:val="nil"/>
              <w:right w:val="nil"/>
            </w:tcBorders>
            <w:vAlign w:val="center"/>
          </w:tcPr>
          <w:p w14:paraId="2A15ECEC">
            <w:pPr>
              <w:spacing w:line="360" w:lineRule="auto"/>
              <w:jc w:val="left"/>
              <w:rPr>
                <w:sz w:val="24"/>
              </w:rPr>
            </w:pPr>
            <w:r>
              <w:rPr>
                <w:rFonts w:hint="eastAsia"/>
                <w:sz w:val="24"/>
              </w:rPr>
              <w:t>专利类型</w:t>
            </w:r>
          </w:p>
        </w:tc>
        <w:tc>
          <w:tcPr>
            <w:tcW w:w="2421" w:type="dxa"/>
            <w:tcBorders>
              <w:top w:val="nil"/>
              <w:left w:val="nil"/>
              <w:bottom w:val="single" w:color="auto" w:sz="4" w:space="0"/>
              <w:right w:val="nil"/>
            </w:tcBorders>
            <w:vAlign w:val="center"/>
          </w:tcPr>
          <w:p w14:paraId="262EDD66">
            <w:pPr>
              <w:spacing w:line="360" w:lineRule="auto"/>
              <w:jc w:val="left"/>
              <w:rPr>
                <w:sz w:val="24"/>
              </w:rPr>
            </w:pPr>
          </w:p>
        </w:tc>
      </w:tr>
      <w:tr w14:paraId="09F56B99">
        <w:trPr>
          <w:cantSplit/>
          <w:trHeight w:val="455" w:hRule="atLeast"/>
          <w:jc w:val="center"/>
        </w:trPr>
        <w:tc>
          <w:tcPr>
            <w:tcW w:w="1755" w:type="dxa"/>
            <w:tcBorders>
              <w:top w:val="nil"/>
              <w:left w:val="nil"/>
              <w:bottom w:val="nil"/>
              <w:right w:val="nil"/>
            </w:tcBorders>
            <w:vAlign w:val="center"/>
          </w:tcPr>
          <w:p w14:paraId="12C7E2A9">
            <w:pPr>
              <w:spacing w:line="360" w:lineRule="auto"/>
              <w:jc w:val="left"/>
              <w:rPr>
                <w:sz w:val="24"/>
              </w:rPr>
            </w:pPr>
            <w:r>
              <w:rPr>
                <w:rFonts w:hint="eastAsia"/>
                <w:sz w:val="24"/>
              </w:rPr>
              <w:t>联系电话</w:t>
            </w:r>
          </w:p>
        </w:tc>
        <w:tc>
          <w:tcPr>
            <w:tcW w:w="2205" w:type="dxa"/>
            <w:tcBorders>
              <w:top w:val="single" w:color="auto" w:sz="4" w:space="0"/>
              <w:left w:val="nil"/>
              <w:bottom w:val="single" w:color="auto" w:sz="4" w:space="0"/>
              <w:right w:val="nil"/>
            </w:tcBorders>
            <w:vAlign w:val="center"/>
          </w:tcPr>
          <w:p w14:paraId="194F1988">
            <w:pPr>
              <w:spacing w:line="360" w:lineRule="auto"/>
              <w:jc w:val="left"/>
              <w:rPr>
                <w:sz w:val="24"/>
              </w:rPr>
            </w:pPr>
          </w:p>
        </w:tc>
        <w:tc>
          <w:tcPr>
            <w:tcW w:w="420" w:type="dxa"/>
            <w:vMerge w:val="continue"/>
            <w:tcBorders>
              <w:top w:val="nil"/>
              <w:left w:val="nil"/>
              <w:bottom w:val="nil"/>
              <w:right w:val="nil"/>
            </w:tcBorders>
            <w:vAlign w:val="center"/>
          </w:tcPr>
          <w:p w14:paraId="0A93295C">
            <w:pPr>
              <w:widowControl/>
              <w:jc w:val="left"/>
              <w:rPr>
                <w:sz w:val="24"/>
              </w:rPr>
            </w:pPr>
          </w:p>
        </w:tc>
        <w:tc>
          <w:tcPr>
            <w:tcW w:w="1575" w:type="dxa"/>
            <w:tcBorders>
              <w:top w:val="nil"/>
              <w:left w:val="nil"/>
              <w:bottom w:val="nil"/>
              <w:right w:val="nil"/>
            </w:tcBorders>
            <w:vAlign w:val="center"/>
          </w:tcPr>
          <w:p w14:paraId="4AA675AE">
            <w:pPr>
              <w:spacing w:line="360" w:lineRule="auto"/>
              <w:jc w:val="left"/>
              <w:rPr>
                <w:sz w:val="24"/>
              </w:rPr>
            </w:pPr>
            <w:r>
              <w:rPr>
                <w:rFonts w:hint="eastAsia"/>
                <w:sz w:val="24"/>
              </w:rPr>
              <w:t>专利负责人</w:t>
            </w:r>
          </w:p>
        </w:tc>
        <w:tc>
          <w:tcPr>
            <w:tcW w:w="2421" w:type="dxa"/>
            <w:tcBorders>
              <w:top w:val="single" w:color="auto" w:sz="4" w:space="0"/>
              <w:left w:val="nil"/>
              <w:bottom w:val="single" w:color="auto" w:sz="4" w:space="0"/>
              <w:right w:val="nil"/>
            </w:tcBorders>
            <w:vAlign w:val="center"/>
          </w:tcPr>
          <w:p w14:paraId="6EFD6415">
            <w:pPr>
              <w:spacing w:line="360" w:lineRule="auto"/>
              <w:jc w:val="left"/>
              <w:rPr>
                <w:sz w:val="24"/>
              </w:rPr>
            </w:pPr>
          </w:p>
        </w:tc>
      </w:tr>
      <w:tr w14:paraId="0E71A39C">
        <w:trPr>
          <w:cantSplit/>
          <w:trHeight w:val="455" w:hRule="atLeast"/>
          <w:jc w:val="center"/>
        </w:trPr>
        <w:tc>
          <w:tcPr>
            <w:tcW w:w="1755" w:type="dxa"/>
            <w:tcBorders>
              <w:top w:val="nil"/>
              <w:left w:val="nil"/>
              <w:bottom w:val="nil"/>
              <w:right w:val="nil"/>
            </w:tcBorders>
            <w:vAlign w:val="center"/>
          </w:tcPr>
          <w:p w14:paraId="272D8AB3">
            <w:pPr>
              <w:spacing w:line="360" w:lineRule="auto"/>
              <w:jc w:val="left"/>
              <w:rPr>
                <w:sz w:val="24"/>
              </w:rPr>
            </w:pPr>
          </w:p>
        </w:tc>
        <w:tc>
          <w:tcPr>
            <w:tcW w:w="2205" w:type="dxa"/>
            <w:tcBorders>
              <w:top w:val="single" w:color="auto" w:sz="4" w:space="0"/>
              <w:left w:val="nil"/>
              <w:bottom w:val="single" w:color="auto" w:sz="4" w:space="0"/>
              <w:right w:val="nil"/>
            </w:tcBorders>
            <w:vAlign w:val="center"/>
          </w:tcPr>
          <w:p w14:paraId="192EBEC2">
            <w:pPr>
              <w:spacing w:line="360" w:lineRule="auto"/>
              <w:jc w:val="left"/>
              <w:rPr>
                <w:sz w:val="24"/>
              </w:rPr>
            </w:pPr>
          </w:p>
        </w:tc>
        <w:tc>
          <w:tcPr>
            <w:tcW w:w="420" w:type="dxa"/>
            <w:vMerge w:val="continue"/>
            <w:tcBorders>
              <w:top w:val="nil"/>
              <w:left w:val="nil"/>
              <w:bottom w:val="nil"/>
              <w:right w:val="nil"/>
            </w:tcBorders>
            <w:vAlign w:val="center"/>
          </w:tcPr>
          <w:p w14:paraId="3158E820">
            <w:pPr>
              <w:widowControl/>
              <w:jc w:val="left"/>
              <w:rPr>
                <w:sz w:val="24"/>
              </w:rPr>
            </w:pPr>
          </w:p>
        </w:tc>
        <w:tc>
          <w:tcPr>
            <w:tcW w:w="1575" w:type="dxa"/>
            <w:tcBorders>
              <w:top w:val="nil"/>
              <w:left w:val="nil"/>
              <w:bottom w:val="nil"/>
              <w:right w:val="nil"/>
            </w:tcBorders>
            <w:vAlign w:val="center"/>
          </w:tcPr>
          <w:p w14:paraId="3ACDF0B0">
            <w:pPr>
              <w:spacing w:line="360" w:lineRule="auto"/>
              <w:jc w:val="left"/>
              <w:rPr>
                <w:sz w:val="24"/>
              </w:rPr>
            </w:pPr>
            <w:r>
              <w:rPr>
                <w:rFonts w:hint="eastAsia"/>
                <w:sz w:val="24"/>
              </w:rPr>
              <w:t>电话</w:t>
            </w:r>
          </w:p>
        </w:tc>
        <w:tc>
          <w:tcPr>
            <w:tcW w:w="2421" w:type="dxa"/>
            <w:tcBorders>
              <w:top w:val="single" w:color="auto" w:sz="4" w:space="0"/>
              <w:left w:val="nil"/>
              <w:bottom w:val="single" w:color="auto" w:sz="4" w:space="0"/>
              <w:right w:val="nil"/>
            </w:tcBorders>
            <w:vAlign w:val="center"/>
          </w:tcPr>
          <w:p w14:paraId="09975A58">
            <w:pPr>
              <w:spacing w:line="360" w:lineRule="auto"/>
              <w:jc w:val="left"/>
              <w:rPr>
                <w:sz w:val="24"/>
              </w:rPr>
            </w:pPr>
          </w:p>
        </w:tc>
      </w:tr>
      <w:tr w14:paraId="38E31D92">
        <w:trPr>
          <w:cantSplit/>
          <w:trHeight w:val="455" w:hRule="atLeast"/>
          <w:jc w:val="center"/>
        </w:trPr>
        <w:tc>
          <w:tcPr>
            <w:tcW w:w="1755" w:type="dxa"/>
            <w:tcBorders>
              <w:top w:val="nil"/>
              <w:left w:val="nil"/>
              <w:bottom w:val="nil"/>
              <w:right w:val="nil"/>
            </w:tcBorders>
            <w:vAlign w:val="center"/>
          </w:tcPr>
          <w:p w14:paraId="389E4FA5">
            <w:pPr>
              <w:spacing w:line="360" w:lineRule="auto"/>
              <w:jc w:val="left"/>
              <w:rPr>
                <w:sz w:val="24"/>
              </w:rPr>
            </w:pPr>
            <w:r>
              <w:rPr>
                <w:sz w:val="24"/>
              </w:rPr>
              <w:t>E</w:t>
            </w:r>
            <w:r>
              <w:rPr>
                <w:rFonts w:hint="eastAsia"/>
                <w:sz w:val="24"/>
              </w:rPr>
              <w:t>－</w:t>
            </w:r>
            <w:r>
              <w:rPr>
                <w:sz w:val="24"/>
              </w:rPr>
              <w:t>mail</w:t>
            </w:r>
          </w:p>
        </w:tc>
        <w:tc>
          <w:tcPr>
            <w:tcW w:w="2205" w:type="dxa"/>
            <w:tcBorders>
              <w:top w:val="single" w:color="auto" w:sz="4" w:space="0"/>
              <w:left w:val="nil"/>
              <w:bottom w:val="single" w:color="auto" w:sz="4" w:space="0"/>
              <w:right w:val="nil"/>
            </w:tcBorders>
            <w:vAlign w:val="center"/>
          </w:tcPr>
          <w:p w14:paraId="2C623AB8">
            <w:pPr>
              <w:spacing w:line="360" w:lineRule="auto"/>
              <w:jc w:val="left"/>
              <w:rPr>
                <w:sz w:val="24"/>
              </w:rPr>
            </w:pPr>
          </w:p>
        </w:tc>
        <w:tc>
          <w:tcPr>
            <w:tcW w:w="420" w:type="dxa"/>
            <w:vMerge w:val="continue"/>
            <w:tcBorders>
              <w:top w:val="nil"/>
              <w:left w:val="nil"/>
              <w:bottom w:val="nil"/>
              <w:right w:val="nil"/>
            </w:tcBorders>
            <w:vAlign w:val="center"/>
          </w:tcPr>
          <w:p w14:paraId="4F736D26">
            <w:pPr>
              <w:widowControl/>
              <w:jc w:val="left"/>
              <w:rPr>
                <w:sz w:val="24"/>
              </w:rPr>
            </w:pPr>
          </w:p>
        </w:tc>
        <w:tc>
          <w:tcPr>
            <w:tcW w:w="1575" w:type="dxa"/>
            <w:tcBorders>
              <w:top w:val="nil"/>
              <w:left w:val="nil"/>
              <w:bottom w:val="nil"/>
              <w:right w:val="nil"/>
            </w:tcBorders>
            <w:vAlign w:val="center"/>
          </w:tcPr>
          <w:p w14:paraId="1A2F2F83">
            <w:pPr>
              <w:spacing w:line="360" w:lineRule="auto"/>
              <w:jc w:val="left"/>
              <w:rPr>
                <w:sz w:val="24"/>
              </w:rPr>
            </w:pPr>
            <w:r>
              <w:rPr>
                <w:sz w:val="24"/>
              </w:rPr>
              <w:t>E</w:t>
            </w:r>
            <w:r>
              <w:rPr>
                <w:rFonts w:hint="eastAsia"/>
                <w:sz w:val="24"/>
              </w:rPr>
              <w:t>－</w:t>
            </w:r>
            <w:r>
              <w:rPr>
                <w:sz w:val="24"/>
              </w:rPr>
              <w:t>mail</w:t>
            </w:r>
          </w:p>
        </w:tc>
        <w:tc>
          <w:tcPr>
            <w:tcW w:w="2421" w:type="dxa"/>
            <w:tcBorders>
              <w:top w:val="single" w:color="auto" w:sz="4" w:space="0"/>
              <w:left w:val="nil"/>
              <w:bottom w:val="single" w:color="auto" w:sz="4" w:space="0"/>
              <w:right w:val="nil"/>
            </w:tcBorders>
            <w:vAlign w:val="center"/>
          </w:tcPr>
          <w:p w14:paraId="1F3E6CDD">
            <w:pPr>
              <w:spacing w:line="360" w:lineRule="auto"/>
              <w:jc w:val="left"/>
              <w:rPr>
                <w:sz w:val="24"/>
              </w:rPr>
            </w:pPr>
          </w:p>
        </w:tc>
      </w:tr>
    </w:tbl>
    <w:p w14:paraId="7BF24838">
      <w:pPr>
        <w:jc w:val="left"/>
      </w:pPr>
    </w:p>
    <w:p w14:paraId="18C998E9">
      <w:pPr>
        <w:jc w:val="left"/>
      </w:pPr>
    </w:p>
    <w:p w14:paraId="08FBF332">
      <w:pPr>
        <w:jc w:val="left"/>
      </w:pPr>
    </w:p>
    <w:p w14:paraId="44AD82C1">
      <w:pPr>
        <w:jc w:val="left"/>
      </w:pPr>
    </w:p>
    <w:p w14:paraId="4F7E0BCA">
      <w:pPr>
        <w:jc w:val="left"/>
      </w:pPr>
    </w:p>
    <w:p w14:paraId="319730E1">
      <w:pPr>
        <w:jc w:val="left"/>
      </w:pPr>
    </w:p>
    <w:p w14:paraId="103B022E">
      <w:pPr>
        <w:jc w:val="left"/>
      </w:pPr>
    </w:p>
    <w:p w14:paraId="42CF5B67">
      <w:pPr>
        <w:jc w:val="left"/>
      </w:pPr>
    </w:p>
    <w:p w14:paraId="27F25D34">
      <w:pPr>
        <w:jc w:val="left"/>
      </w:pPr>
    </w:p>
    <w:p w14:paraId="17EE651E">
      <w:pPr>
        <w:jc w:val="left"/>
      </w:pPr>
    </w:p>
    <w:p w14:paraId="2FA9DF7B">
      <w:pPr>
        <w:jc w:val="left"/>
      </w:pPr>
    </w:p>
    <w:p w14:paraId="22EF3246">
      <w:pPr>
        <w:jc w:val="left"/>
      </w:pPr>
    </w:p>
    <w:p w14:paraId="4D6870EF">
      <w:pPr>
        <w:jc w:val="left"/>
      </w:pPr>
    </w:p>
    <w:p w14:paraId="3AC161EF">
      <w:pPr>
        <w:jc w:val="left"/>
      </w:pPr>
    </w:p>
    <w:p w14:paraId="27D6D0E3">
      <w:pPr>
        <w:jc w:val="left"/>
      </w:pPr>
    </w:p>
    <w:p w14:paraId="77185DBE">
      <w:pPr>
        <w:jc w:val="left"/>
      </w:pPr>
    </w:p>
    <w:p w14:paraId="7CD13496">
      <w:pPr>
        <w:jc w:val="left"/>
      </w:pPr>
    </w:p>
    <w:p w14:paraId="00DB545C">
      <w:pPr>
        <w:jc w:val="left"/>
        <w:rPr>
          <w:b/>
        </w:rPr>
      </w:pPr>
    </w:p>
    <w:p w14:paraId="793FF641">
      <w:pPr>
        <w:jc w:val="left"/>
        <w:rPr>
          <w:b/>
        </w:rPr>
      </w:pPr>
    </w:p>
    <w:p w14:paraId="25D71B98">
      <w:pPr>
        <w:jc w:val="left"/>
        <w:rPr>
          <w:b/>
        </w:rPr>
      </w:pPr>
    </w:p>
    <w:p w14:paraId="484A5E86">
      <w:pPr>
        <w:pStyle w:val="17"/>
        <w:ind w:left="165"/>
        <w:jc w:val="left"/>
        <w:rPr>
          <w:color w:val="0000FF"/>
        </w:rPr>
      </w:pPr>
    </w:p>
    <w:p w14:paraId="68191F62">
      <w:pPr>
        <w:pStyle w:val="17"/>
        <w:ind w:left="165"/>
        <w:jc w:val="left"/>
        <w:rPr>
          <w:color w:val="0000FF"/>
        </w:rPr>
      </w:pPr>
    </w:p>
    <w:p w14:paraId="26D5D13D">
      <w:pPr>
        <w:pStyle w:val="17"/>
        <w:ind w:left="165"/>
        <w:jc w:val="left"/>
        <w:rPr>
          <w:color w:val="0000FF"/>
        </w:rPr>
      </w:pPr>
    </w:p>
    <w:p w14:paraId="73C8D471">
      <w:pPr>
        <w:pStyle w:val="17"/>
        <w:ind w:left="165"/>
        <w:jc w:val="left"/>
        <w:rPr>
          <w:color w:val="0000FF"/>
        </w:rPr>
      </w:pPr>
    </w:p>
    <w:p w14:paraId="7A8AF798">
      <w:pPr>
        <w:pStyle w:val="17"/>
        <w:ind w:left="165"/>
        <w:jc w:val="left"/>
        <w:rPr>
          <w:color w:val="0000FF"/>
        </w:rPr>
      </w:pPr>
    </w:p>
    <w:p w14:paraId="40498EDC">
      <w:pPr>
        <w:pStyle w:val="17"/>
        <w:ind w:left="165"/>
        <w:jc w:val="left"/>
        <w:rPr>
          <w:color w:val="0000FF"/>
        </w:rPr>
      </w:pPr>
    </w:p>
    <w:p w14:paraId="47464E1A">
      <w:pPr>
        <w:pStyle w:val="17"/>
        <w:ind w:left="165"/>
        <w:jc w:val="left"/>
        <w:rPr>
          <w:color w:val="0000FF"/>
        </w:rPr>
      </w:pPr>
    </w:p>
    <w:p w14:paraId="60FA6583">
      <w:pPr>
        <w:pStyle w:val="17"/>
        <w:ind w:left="165"/>
        <w:jc w:val="left"/>
        <w:rPr>
          <w:color w:val="0000FF"/>
        </w:rPr>
      </w:pPr>
    </w:p>
    <w:p w14:paraId="35C975F3">
      <w:pPr>
        <w:pStyle w:val="17"/>
        <w:ind w:left="165"/>
        <w:jc w:val="left"/>
        <w:rPr>
          <w:color w:val="0000FF"/>
        </w:rPr>
      </w:pPr>
    </w:p>
    <w:p w14:paraId="01153965">
      <w:pPr>
        <w:pStyle w:val="17"/>
        <w:jc w:val="left"/>
        <w:rPr>
          <w:rFonts w:ascii="隶书" w:eastAsia="隶书"/>
          <w:sz w:val="32"/>
          <w:szCs w:val="32"/>
        </w:rPr>
      </w:pPr>
      <w:bookmarkStart w:id="1" w:name="_Toc215653204"/>
      <w:r>
        <w:rPr>
          <w:rFonts w:ascii="隶书" w:eastAsia="隶书"/>
          <w:sz w:val="32"/>
          <w:szCs w:val="32"/>
        </w:rPr>
        <w:t>0</w:t>
      </w:r>
      <w:r>
        <w:rPr>
          <w:rFonts w:hint="eastAsia" w:ascii="隶书" w:eastAsia="隶书"/>
          <w:sz w:val="32"/>
          <w:szCs w:val="32"/>
        </w:rPr>
        <w:t>、缩略语和关键术语定义</w:t>
      </w:r>
    </w:p>
    <w:p w14:paraId="22E93454">
      <w:pPr>
        <w:spacing w:line="440" w:lineRule="exact"/>
        <w:ind w:left="480" w:hanging="480" w:hangingChars="200"/>
        <w:jc w:val="left"/>
        <w:rPr>
          <w:rFonts w:ascii="微软雅黑" w:hAnsi="微软雅黑" w:eastAsia="微软雅黑"/>
          <w:color w:val="FF0000"/>
          <w:sz w:val="24"/>
        </w:rPr>
      </w:pPr>
    </w:p>
    <w:p w14:paraId="332B93C8">
      <w:pPr>
        <w:pStyle w:val="17"/>
        <w:jc w:val="left"/>
        <w:rPr>
          <w:rFonts w:ascii="隶书" w:eastAsia="隶书"/>
        </w:rPr>
      </w:pPr>
      <w:r>
        <w:rPr>
          <w:rFonts w:ascii="隶书" w:eastAsia="隶书"/>
          <w:sz w:val="24"/>
          <w:szCs w:val="24"/>
        </w:rPr>
        <w:t>LLM：Large Language Model 大语言模型</w:t>
      </w:r>
    </w:p>
    <w:p w14:paraId="67894854">
      <w:pPr>
        <w:pStyle w:val="17"/>
        <w:jc w:val="left"/>
        <w:rPr>
          <w:rFonts w:ascii="隶书" w:eastAsia="隶书"/>
          <w:sz w:val="24"/>
          <w:szCs w:val="24"/>
        </w:rPr>
      </w:pPr>
      <w:r>
        <w:rPr>
          <w:rFonts w:hint="eastAsia" w:ascii="隶书" w:eastAsia="隶书"/>
          <w:sz w:val="24"/>
          <w:szCs w:val="24"/>
        </w:rPr>
        <w:t>ZKP：Zero-Knowledge Proof 零知识证明</w:t>
      </w:r>
    </w:p>
    <w:p w14:paraId="5277CDEC">
      <w:pPr>
        <w:pStyle w:val="17"/>
        <w:jc w:val="left"/>
        <w:rPr>
          <w:rFonts w:ascii="隶书" w:eastAsia="隶书"/>
          <w:sz w:val="24"/>
          <w:szCs w:val="24"/>
        </w:rPr>
      </w:pPr>
      <w:r>
        <w:rPr>
          <w:rFonts w:ascii="隶书" w:eastAsia="隶书"/>
          <w:sz w:val="24"/>
          <w:szCs w:val="24"/>
        </w:rPr>
        <w:t>IRLS：Iteratively Reweighted Least Squares 迭代重加权最小二乘</w:t>
      </w:r>
    </w:p>
    <w:p w14:paraId="4E2D82B8">
      <w:pPr>
        <w:pStyle w:val="17"/>
        <w:jc w:val="left"/>
        <w:rPr>
          <w:rFonts w:ascii="隶书" w:eastAsia="隶书"/>
          <w:sz w:val="24"/>
          <w:szCs w:val="24"/>
        </w:rPr>
      </w:pPr>
      <w:r>
        <w:rPr>
          <w:rFonts w:ascii="隶书" w:eastAsia="隶书"/>
          <w:sz w:val="24"/>
          <w:szCs w:val="24"/>
        </w:rPr>
        <w:t>MAD：Median Absolute Deviation 中位数绝对偏差</w:t>
      </w:r>
    </w:p>
    <w:p w14:paraId="7F68CA0E">
      <w:pPr>
        <w:pStyle w:val="17"/>
        <w:jc w:val="left"/>
        <w:rPr>
          <w:rFonts w:ascii="隶书" w:eastAsia="隶书"/>
          <w:sz w:val="24"/>
          <w:szCs w:val="24"/>
        </w:rPr>
      </w:pPr>
      <w:r>
        <w:rPr>
          <w:rFonts w:ascii="隶书" w:eastAsia="隶书"/>
          <w:sz w:val="24"/>
          <w:szCs w:val="24"/>
        </w:rPr>
        <w:t>SBERT：Sentence-BERT 句向量预训练模型</w:t>
      </w:r>
    </w:p>
    <w:p w14:paraId="2047C447">
      <w:pPr>
        <w:pStyle w:val="17"/>
        <w:jc w:val="left"/>
        <w:rPr>
          <w:rFonts w:ascii="隶书" w:eastAsia="隶书"/>
          <w:sz w:val="24"/>
          <w:szCs w:val="24"/>
        </w:rPr>
      </w:pPr>
      <w:r>
        <w:rPr>
          <w:rFonts w:ascii="隶书" w:eastAsia="隶书"/>
          <w:sz w:val="24"/>
          <w:szCs w:val="24"/>
        </w:rPr>
        <w:t>BFT：Byzantine Fault Tolerance 拜占庭容错</w:t>
      </w:r>
    </w:p>
    <w:p w14:paraId="195899E3">
      <w:pPr>
        <w:pStyle w:val="17"/>
        <w:jc w:val="left"/>
        <w:rPr>
          <w:rFonts w:ascii="隶书" w:eastAsia="隶书"/>
          <w:sz w:val="24"/>
          <w:szCs w:val="24"/>
        </w:rPr>
      </w:pPr>
      <w:r>
        <w:rPr>
          <w:rFonts w:ascii="隶书" w:eastAsia="隶书"/>
          <w:sz w:val="24"/>
          <w:szCs w:val="24"/>
        </w:rPr>
        <w:t>TEE：Trusted Execution Environment 可信执行环境</w:t>
      </w:r>
    </w:p>
    <w:p w14:paraId="4F657A07">
      <w:pPr>
        <w:pStyle w:val="17"/>
        <w:jc w:val="left"/>
        <w:rPr>
          <w:rFonts w:ascii="隶书" w:eastAsia="隶书"/>
          <w:sz w:val="24"/>
          <w:szCs w:val="24"/>
        </w:rPr>
      </w:pPr>
      <w:r>
        <w:rPr>
          <w:rFonts w:ascii="隶书" w:eastAsia="隶书"/>
          <w:sz w:val="24"/>
          <w:szCs w:val="24"/>
        </w:rPr>
        <w:t>RMSE：Root Mean Square Error 均方根误差</w:t>
      </w:r>
    </w:p>
    <w:p w14:paraId="0C01E943">
      <w:pPr>
        <w:pStyle w:val="17"/>
        <w:jc w:val="left"/>
        <w:rPr>
          <w:rFonts w:ascii="微软雅黑" w:hAnsi="微软雅黑" w:eastAsia="微软雅黑"/>
          <w:color w:val="FF0000"/>
          <w:sz w:val="24"/>
        </w:rPr>
      </w:pPr>
      <w:r>
        <w:rPr>
          <w:rFonts w:hint="eastAsia" w:ascii="隶书" w:eastAsia="隶书"/>
          <w:sz w:val="32"/>
          <w:szCs w:val="32"/>
        </w:rPr>
        <w:t>1、相关技术背景（背景技术），与本发明最相近似的现有实现方案（现有技术）</w:t>
      </w:r>
      <w:bookmarkEnd w:id="1"/>
    </w:p>
    <w:bookmarkEnd w:id="0"/>
    <w:p w14:paraId="1A8126A0">
      <w:pPr>
        <w:pStyle w:val="17"/>
        <w:ind w:firstLine="560" w:firstLineChars="200"/>
        <w:jc w:val="left"/>
        <w:rPr>
          <w:rFonts w:ascii="楷体" w:hAnsi="楷体" w:eastAsia="楷体" w:cs="隶书"/>
          <w:sz w:val="28"/>
        </w:rPr>
      </w:pPr>
      <w:r>
        <w:rPr>
          <w:rFonts w:ascii="楷体" w:hAnsi="楷体" w:eastAsia="楷体" w:cs="隶书"/>
          <w:sz w:val="28"/>
        </w:rPr>
        <w:t>随着区块链技术与人工智能的融合发展，智能合约对链下数据的依赖日益加深。区块链预言机（Oracle）作为连接链上确定性执行环境与链下异构数据源的关键桥梁，被广泛应用于去中心化金融、物联网计费、跨链结算等场景。然而，由于区块链节点在交易执行过程中必须保持确定性以维持共识，智能合约无法直接调用链下接口或访问外部状态。传统预言机通过预言机网络（Oracle Network）将链下数据抓取、清洗、聚合后再回写至链上，并借助多签、信誉度、阈值签名等机制提升可信度。近年来，大语言模型（LLM）凭借其在异构非结构化文本上的理解与抽取能力，逐步被引入到预言机的数据获取与解析环节，使得预言机不仅能够提供价格、二值结果等结构化输出，还能够对新闻报道、监管公告、传感器报告等含有语义信息的混合证据（同时包含数值与文本）进行处理。</w:t>
      </w:r>
    </w:p>
    <w:p w14:paraId="67B38C15">
      <w:pPr>
        <w:pStyle w:val="17"/>
        <w:ind w:firstLine="560" w:firstLineChars="200"/>
        <w:jc w:val="left"/>
        <w:rPr>
          <w:rFonts w:ascii="楷体" w:hAnsi="楷体" w:eastAsia="楷体" w:cs="隶书"/>
          <w:sz w:val="28"/>
        </w:rPr>
      </w:pPr>
      <w:r>
        <w:rPr>
          <w:rFonts w:ascii="楷体" w:hAnsi="楷体" w:eastAsia="楷体" w:cs="隶书"/>
          <w:sz w:val="28"/>
        </w:rPr>
        <w:t>现有预言机方案在面向 LLM 智能体生成的混合语义声明时存在两方面突出局限。其一，主流预言机普遍面向标量价格、二值事件等结构化数据进行聚合，常用方法包括中位数、修剪均值、配额签名等，这些方法在面对同时包含数值字段与非结构化文本的混合证据时无法在统一框架内进行联合鲁棒估计；即便已有方案将真值发现（Truth Discovery）引入预言机，也往往只针对数值或仅针对文本相似度其中一种模态，无法显式捕捉文本中嵌入的关键数值差异，导致面对故意保留语义近似但篡改关键数值的恶意智能体时鲁棒性不足。其二，由于聚合逻辑在链下完成，链上智能合约无法直接重放复杂的链下计算来核验所发布预言机结果，传统多签或阈值签名机制只能证明若干报送节点对最终输出达成一致，却不能证明该输出确系按照预先约定的聚合规则在原始报告之上正确计算所得，从而留下指定上报者伪造结果的攻击面。</w:t>
      </w:r>
    </w:p>
    <w:p w14:paraId="6E11F82A">
      <w:pPr>
        <w:pStyle w:val="17"/>
        <w:ind w:firstLine="560" w:firstLineChars="200"/>
        <w:jc w:val="left"/>
        <w:rPr>
          <w:rFonts w:ascii="楷体" w:hAnsi="楷体" w:eastAsia="楷体" w:cs="隶书"/>
          <w:sz w:val="28"/>
        </w:rPr>
      </w:pPr>
      <w:r>
        <w:rPr>
          <w:rFonts w:ascii="楷体" w:hAnsi="楷体" w:eastAsia="楷体" w:cs="隶书"/>
          <w:sz w:val="28"/>
        </w:rPr>
        <w:t>针对上述问题，本发明提出一种基于大语言模型智能体的区块链可验证语义预言机。</w:t>
      </w:r>
      <w:r>
        <w:rPr>
          <w:rFonts w:ascii="楷体" w:hAnsi="楷体" w:eastAsia="楷体" w:cs="隶书"/>
          <w:sz w:val="28"/>
          <w:highlight w:val="none"/>
        </w:rPr>
        <w:t>该方案以多智能体生成的混合语义声明（数值字段与非结构化文本证据）作为输入，引入面向数值通道与文本通道的双通道鲁棒真值发现机制，结合跨批次源可靠性更新与基于 Circom 算术电路的链上零知识可验证机制，使智能合约能够以零知识证明的方式核验链下聚合过程的正确性，在保持较低链上验证开销的同时显著提升对噪声及对抗性智能体输出的鲁棒性，为面向语义场景的可验证预言机提供了一种新的实现路径。</w:t>
      </w:r>
    </w:p>
    <w:p w14:paraId="5663A2B5">
      <w:pPr>
        <w:pStyle w:val="17"/>
        <w:jc w:val="left"/>
        <w:rPr>
          <w:rFonts w:ascii="隶书" w:eastAsia="隶书"/>
          <w:sz w:val="32"/>
          <w:szCs w:val="32"/>
        </w:rPr>
      </w:pPr>
      <w:r>
        <w:rPr>
          <w:rFonts w:ascii="隶书" w:eastAsia="隶书"/>
          <w:sz w:val="32"/>
          <w:szCs w:val="32"/>
        </w:rPr>
        <w:t>1.1、与本发明相关的现有技术一</w:t>
      </w:r>
    </w:p>
    <w:p w14:paraId="27484D58">
      <w:pPr>
        <w:pStyle w:val="17"/>
        <w:jc w:val="left"/>
        <w:rPr>
          <w:rFonts w:ascii="微软雅黑" w:hAnsi="微软雅黑" w:eastAsia="微软雅黑"/>
          <w:color w:val="FF0000"/>
          <w:sz w:val="24"/>
        </w:rPr>
      </w:pPr>
      <w:r>
        <w:rPr>
          <w:rFonts w:ascii="隶书" w:eastAsia="隶书"/>
          <w:sz w:val="32"/>
          <w:szCs w:val="32"/>
        </w:rPr>
        <w:t>1.1.1、现有技术一的技术方案</w:t>
      </w:r>
    </w:p>
    <w:p w14:paraId="0FEAB7D4">
      <w:pPr>
        <w:spacing w:line="360" w:lineRule="auto"/>
        <w:ind w:left="-59" w:leftChars="-28" w:firstLine="560" w:firstLineChars="200"/>
        <w:jc w:val="left"/>
        <w:rPr>
          <w:rFonts w:ascii="楷体" w:hAnsi="楷体" w:eastAsia="楷体" w:cs="隶书"/>
          <w:kern w:val="0"/>
          <w:sz w:val="28"/>
          <w:szCs w:val="20"/>
        </w:rPr>
      </w:pPr>
      <w:ins w:id="0" w:author="WPS_hh0424" w:date="2026-06-15T20:09:23Z">
        <w:r>
          <w:rPr>
            <w:rFonts w:hint="eastAsia" w:ascii="楷体" w:hAnsi="楷体" w:eastAsia="楷体" w:cs="隶书"/>
            <w:kern w:val="0"/>
            <w:sz w:val="28"/>
            <w:szCs w:val="20"/>
            <w:rPrChange w:id="1" w:author="WPS_hh0424" w:date="2026-06-15T20:09:23Z">
              <w:rPr>
                <w:rFonts w:hint="eastAsia"/>
              </w:rPr>
            </w:rPrChange>
          </w:rPr>
          <w:t>Z. Xu、J. Wang、C. Zha、X. Li 和 H. Yin 在论文“SmartLLM: A New Oracle System for Smart Contracts Calling Large Language Models”（2023 IEEE 22nd International Conference on Trust, Security and Privacy in Computing and Communications, TrustCom, IEEE, 2023, pp. 2668-2675）中提出一种面向智能合约调用大语言模型的预言机方案 SmartLLM。该方案通过可验证随机数从注册的预言机节点集合中随机选取一个子集，并基于历史信誉度对所选节点的响应进行加权；被选中的节点在接收到智能合约触发的查询事件后，分别调用各自接入的大语言模型进行链下推理，并将文本形式的响应连同节点签名一并回写至链上。智能合约侧仅对收到的若干响应执行多数投票或加权多数表决，得到最终输出后回调用户合约。</w:t>
        </w:r>
      </w:ins>
      <w:del w:id="3" w:author="WPS_hh0424" w:date="2026-06-15T20:09:23Z">
        <w:commentRangeStart w:id="0"/>
        <w:r>
          <w:rPr>
            <w:rFonts w:ascii="楷体" w:hAnsi="楷体" w:eastAsia="楷体" w:cs="隶书"/>
            <w:kern w:val="0"/>
            <w:sz w:val="28"/>
            <w:szCs w:val="20"/>
          </w:rPr>
          <w:delText>Z. Xu 等人提出一种面向智能合约的 LLM 预言机方案 SmartLLM。该方案通过可验证随机数从注册的预言机节点集合中随机选取一个子集，并基于历史信誉度对所选节点的响应进行加权；被选中的节点在接收到智能合约触发的查询事件后，分别调用各自接入的大语言模型进行链下推理，并将文本形式的响应连同节点签名一并回写至链上。智能合约侧仅对收到的若干响应执行多数投票或加权多数表决，得到最终输出后回调用户合约。</w:delText>
        </w:r>
      </w:del>
    </w:p>
    <w:p w14:paraId="3DC94A87">
      <w:pPr>
        <w:pStyle w:val="17"/>
        <w:jc w:val="left"/>
        <w:rPr>
          <w:rFonts w:ascii="微软雅黑" w:hAnsi="微软雅黑" w:eastAsia="微软雅黑"/>
          <w:color w:val="FF0000"/>
          <w:sz w:val="24"/>
        </w:rPr>
      </w:pPr>
      <w:r>
        <w:rPr>
          <w:rFonts w:ascii="隶书" w:eastAsia="隶书"/>
          <w:sz w:val="32"/>
          <w:szCs w:val="32"/>
        </w:rPr>
        <w:t>1.1.2、现有技术一的缺点</w:t>
      </w:r>
    </w:p>
    <w:p w14:paraId="357E9AC3">
      <w:pPr>
        <w:pStyle w:val="17"/>
        <w:ind w:firstLine="560"/>
        <w:jc w:val="left"/>
        <w:rPr>
          <w:rFonts w:ascii="楷体" w:hAnsi="楷体" w:eastAsia="楷体" w:cs="隶书"/>
          <w:kern w:val="2"/>
          <w:sz w:val="28"/>
          <w:szCs w:val="24"/>
        </w:rPr>
      </w:pPr>
      <w:r>
        <w:rPr>
          <w:rFonts w:hint="eastAsia" w:ascii="楷体" w:hAnsi="楷体" w:eastAsia="楷体" w:cs="隶书"/>
          <w:kern w:val="2"/>
          <w:sz w:val="28"/>
          <w:szCs w:val="24"/>
        </w:rPr>
        <w:t>该方案的缺点在于对 LLM 输出的聚合粒度过于粗糙，仅依赖多数投票或简单加权对完整响应字符串进行比较，无法处理同一查询下不同节点生成的混合语义声明之间细粒度的数值与文本不一致。原因在于：（1）多数投票对“语义等价但表述不同”的诚实输出难以聚合，对“语义近似但关键数值被篡改”的恶意输出又难以剔除；（2）该方案仅在节点选择层面引入可验证随机数，对真正决定输出可信度的链下聚合过程并未提供链上可重现的证据，智能合约无法核验所发布结果是否按既定规则正确计算得出。相比之下，本发明在链下显式建模数值与文本两路一致性，并在链上以零知识证明核验聚合过程，能够同时改善鲁棒性与可验证性。</w:t>
      </w:r>
    </w:p>
    <w:p w14:paraId="55040C52">
      <w:pPr>
        <w:pStyle w:val="17"/>
        <w:jc w:val="left"/>
        <w:rPr>
          <w:rFonts w:ascii="隶书" w:eastAsia="隶书"/>
          <w:sz w:val="32"/>
          <w:szCs w:val="32"/>
        </w:rPr>
      </w:pPr>
      <w:r>
        <w:rPr>
          <w:rFonts w:ascii="隶书" w:eastAsia="隶书"/>
          <w:sz w:val="32"/>
          <w:szCs w:val="32"/>
        </w:rPr>
        <w:t>1.2、与本发明相关的现有技术二</w:t>
      </w:r>
    </w:p>
    <w:p w14:paraId="17598BB2">
      <w:pPr>
        <w:pStyle w:val="17"/>
        <w:jc w:val="left"/>
        <w:rPr>
          <w:rFonts w:ascii="隶书" w:eastAsia="隶书"/>
          <w:sz w:val="32"/>
          <w:szCs w:val="32"/>
        </w:rPr>
      </w:pPr>
      <w:r>
        <w:rPr>
          <w:rFonts w:ascii="隶书" w:eastAsia="隶书"/>
          <w:sz w:val="32"/>
          <w:szCs w:val="32"/>
        </w:rPr>
        <w:t>1.2.1、现有技术二的技术方案</w:t>
      </w:r>
    </w:p>
    <w:p w14:paraId="34B682E2">
      <w:pPr>
        <w:pStyle w:val="17"/>
        <w:ind w:firstLine="560"/>
        <w:jc w:val="left"/>
        <w:rPr>
          <w:rFonts w:ascii="楷体" w:hAnsi="楷体" w:eastAsia="楷体" w:cs="隶书"/>
          <w:sz w:val="28"/>
        </w:rPr>
      </w:pPr>
      <w:ins w:id="4" w:author="WPS_hh0424" w:date="2026-06-15T20:10:48Z">
        <w:r>
          <w:rPr>
            <w:rFonts w:ascii="楷体" w:hAnsi="楷体" w:eastAsia="楷体" w:cs="隶书"/>
            <w:sz w:val="28"/>
          </w:rPr>
          <w:t>X. Zeng、Y. Xian、D. Xuan、D. Yang、C. Li、J. Chen、P. Fan 和 P. Liu 在论文“Connecting Large Language Models with Blockchain: Making Smart Contracts Smarter”（ACM Transactions on the Web, 2025）中提出一种面向异构 LLM 响应的真值发现式聚合器 SenteTruth，并将其与一层 BFT 共识结合用于区块链预言机场景。其核心思想是将每个预言机节点所采集到的 LLM 响应视为同一查询对象的不同表述，通过 SBERT 等句向量模型计算文本之间的语义相似度，构造声明之间的相似度矩阵，再以迭代加权的方式联合估计声明的可信度与节点的可靠度，最终选取得分最高的文本作为发布到链上的结果。</w:t>
        </w:r>
      </w:ins>
      <w:del w:id="5" w:author="WPS_hh0424" w:date="2026-06-15T20:10:48Z">
        <w:r>
          <w:rPr>
            <w:rFonts w:ascii="楷体" w:hAnsi="楷体" w:eastAsia="楷体" w:cs="隶书"/>
            <w:sz w:val="28"/>
          </w:rPr>
          <w:delText>Y. Zeng 等人提出一种面向异构 LLM 响应的真值发现式聚合器 SenteTruth，并将其与一层 BFT 共识结合用于区块链预言机场景。其核心思想是将每个预言机节点所采集到的 LLM 响应视为同一查询对象的不同表述，通过 SBERT 等句向量模型计算文本之间的语义相似度，构造声明之间的相似度矩阵，再以迭代加权的方式联合估计声明的可信度与节点的可靠度，最终选取得分最高的文本作为发布到链上的结果。</w:delText>
        </w:r>
      </w:del>
    </w:p>
    <w:p w14:paraId="76BB37AE">
      <w:pPr>
        <w:pStyle w:val="17"/>
        <w:jc w:val="left"/>
        <w:rPr>
          <w:rFonts w:ascii="隶书" w:eastAsia="隶书"/>
          <w:sz w:val="32"/>
          <w:szCs w:val="32"/>
        </w:rPr>
      </w:pPr>
      <w:r>
        <w:rPr>
          <w:rFonts w:ascii="隶书" w:eastAsia="隶书"/>
          <w:sz w:val="32"/>
          <w:szCs w:val="32"/>
        </w:rPr>
        <w:t>1.2.2、现有技术二的缺点</w:t>
      </w:r>
    </w:p>
    <w:p w14:paraId="3A86BAA0">
      <w:pPr>
        <w:pStyle w:val="17"/>
        <w:ind w:firstLine="560"/>
        <w:jc w:val="left"/>
        <w:rPr>
          <w:rFonts w:ascii="楷体" w:hAnsi="楷体" w:eastAsia="楷体" w:cs="隶书"/>
          <w:sz w:val="24"/>
          <w:szCs w:val="24"/>
        </w:rPr>
      </w:pPr>
      <w:r>
        <w:rPr>
          <w:rFonts w:hint="eastAsia" w:ascii="楷体" w:hAnsi="楷体" w:eastAsia="楷体" w:cs="隶书"/>
          <w:sz w:val="28"/>
          <w:szCs w:val="24"/>
        </w:rPr>
        <w:t>该方案的缺点在于聚合通道单一，仅依赖文本语义相似度对 LLM 响应进行真值发现，无法显式捕捉响应文本中嵌入的关键数值差异，且未提供链上可核验的聚合过程证据。原因在于：（1）SBERT 等句向量在“整体描述相近但关键数值被篡改”的语义对抗样本上得分仍然较高，使得恶意智能体可以通过保留语义骨架、仅微调价格或计量字段的方式绕过相似度过滤；（2）该方案的可靠度更新通常以单批次为单位，缺乏跨批次的累积证据来抑制长期偏离的来源；（3）真值发现过程完整地发生在链下，链上仅记录最终发布结果与签名，智能</w:t>
      </w:r>
      <w:bookmarkStart w:id="4" w:name="_GoBack"/>
      <w:bookmarkEnd w:id="4"/>
      <w:r>
        <w:rPr>
          <w:rFonts w:hint="eastAsia" w:ascii="楷体" w:hAnsi="楷体" w:eastAsia="楷体" w:cs="隶书"/>
          <w:sz w:val="28"/>
          <w:szCs w:val="24"/>
        </w:rPr>
        <w:t>合约无法判别该结果是否确系在原始声明上按照既定规则计算所得。相比之下，本发明在文本通道之外显式引入数值通道与跨批次 Beta-Bernoulli 可靠性更新，并以 Circom 零知识电路在链上核验聚合过程，弥补了上述不足。</w:t>
      </w:r>
      <w:commentRangeEnd w:id="0"/>
      <w:r>
        <w:commentReference w:id="0"/>
      </w:r>
    </w:p>
    <w:p w14:paraId="5DB24CDD">
      <w:pPr>
        <w:pStyle w:val="17"/>
        <w:jc w:val="left"/>
        <w:rPr>
          <w:rFonts w:ascii="隶书" w:eastAsia="隶书"/>
          <w:sz w:val="32"/>
          <w:szCs w:val="32"/>
        </w:rPr>
      </w:pPr>
      <w:r>
        <w:rPr>
          <w:rFonts w:ascii="隶书" w:eastAsia="隶书"/>
          <w:sz w:val="32"/>
          <w:szCs w:val="32"/>
        </w:rPr>
        <w:t>2、本发明技术方案的详细阐述</w:t>
      </w:r>
    </w:p>
    <w:p w14:paraId="34526570">
      <w:pPr>
        <w:pStyle w:val="17"/>
        <w:jc w:val="left"/>
        <w:rPr>
          <w:rFonts w:ascii="微软雅黑" w:hAnsi="微软雅黑" w:eastAsia="微软雅黑"/>
          <w:color w:val="FF0000"/>
          <w:sz w:val="24"/>
        </w:rPr>
      </w:pPr>
      <w:r>
        <w:rPr>
          <w:rFonts w:ascii="隶书" w:eastAsia="隶书"/>
          <w:sz w:val="32"/>
          <w:szCs w:val="32"/>
        </w:rPr>
        <w:t>2.1、本发明所要解决的技术问题</w:t>
      </w:r>
    </w:p>
    <w:p w14:paraId="3E5BD7CD">
      <w:pPr>
        <w:pStyle w:val="17"/>
        <w:ind w:firstLine="560"/>
        <w:jc w:val="left"/>
        <w:rPr>
          <w:rFonts w:ascii="楷体" w:hAnsi="楷体" w:eastAsia="楷体" w:cs="隶书"/>
          <w:sz w:val="28"/>
        </w:rPr>
      </w:pPr>
      <w:r>
        <w:rPr>
          <w:rFonts w:ascii="楷体" w:hAnsi="楷体" w:eastAsia="楷体" w:cs="隶书"/>
          <w:sz w:val="28"/>
        </w:rPr>
        <w:t>本发明提供一种基于大语言模型智能体的区块链可验证语义预言机，该方法能够在面向多智能体生成的混合语义声明（同时含有数值字段与非结构化文本证据）的场景下实现对噪声及对抗性输入鲁棒的链下聚合，并使链上智能合约能够以零知识证明的方式核验该聚合过程的正确性，具有以下特性：</w:t>
      </w:r>
    </w:p>
    <w:p w14:paraId="0B8A8CB5">
      <w:pPr>
        <w:pStyle w:val="17"/>
        <w:numPr>
          <w:ilvl w:val="0"/>
          <w:numId w:val="1"/>
        </w:numPr>
        <w:jc w:val="left"/>
        <w:rPr>
          <w:rFonts w:ascii="楷体" w:hAnsi="楷体" w:eastAsia="楷体"/>
          <w:sz w:val="28"/>
        </w:rPr>
      </w:pPr>
      <w:r>
        <w:rPr>
          <w:rFonts w:ascii="楷体" w:hAnsi="楷体" w:eastAsia="楷体"/>
          <w:sz w:val="28"/>
        </w:rPr>
        <w:t>该方法在链下构建数值与文本两条聚合通道，分别处理智能体上报的数值字段与文本证据；数值通道采用可靠性门控、加权中位数初始化与 Tukey bisquare 权重下的迭代重加权最小二乘（IRLS）进行鲁棒真值估计；文本通道在 SBERT 语义相似度之外，进一步通过正则表达式抽取文本中嵌入的数值并以高斯衰减计算数值一致性，二者融合为混合亲和度并用于选择可信文本输出。两条通道共同输出每个智能体在本次批次中的一致性得分，使得仅保留语义骨架、对关键数值进行微小篡改的对抗样本能够被有效识别和排除。</w:t>
      </w:r>
    </w:p>
    <w:p w14:paraId="0BB1E299">
      <w:pPr>
        <w:pStyle w:val="17"/>
        <w:numPr>
          <w:ilvl w:val="0"/>
          <w:numId w:val="1"/>
        </w:numPr>
        <w:jc w:val="left"/>
        <w:rPr>
          <w:rFonts w:ascii="楷体" w:hAnsi="楷体" w:eastAsia="楷体"/>
          <w:sz w:val="28"/>
        </w:rPr>
      </w:pPr>
      <w:r>
        <w:rPr>
          <w:rFonts w:hint="eastAsia" w:ascii="楷体" w:hAnsi="楷体" w:eastAsia="楷体"/>
          <w:sz w:val="28"/>
        </w:rPr>
        <w:t>该方法引入跨批次的 Beta-Bernoulli 源可靠性更新机制，将每次聚合产生的通道级一致性得分作为正负证据累积到各智能体的 Beta 后验中；后验均值作为下一批次可靠性门控的依据，从而在多批次之后将长期持续偏离的来源自然门控掉，避免单批次扰动带来的误判。</w:t>
      </w:r>
    </w:p>
    <w:p w14:paraId="0EA92F55">
      <w:pPr>
        <w:pStyle w:val="17"/>
        <w:numPr>
          <w:ilvl w:val="0"/>
          <w:numId w:val="1"/>
        </w:numPr>
        <w:jc w:val="left"/>
        <w:rPr>
          <w:rFonts w:ascii="楷体" w:hAnsi="楷体" w:eastAsia="楷体"/>
          <w:sz w:val="28"/>
        </w:rPr>
      </w:pPr>
      <w:r>
        <w:rPr>
          <w:rFonts w:hint="eastAsia" w:ascii="楷体" w:hAnsi="楷体" w:eastAsia="楷体"/>
          <w:sz w:val="28"/>
          <w:szCs w:val="24"/>
        </w:rPr>
        <w:t>该方法将数值通道、文本通道与可靠性更新模块的确定性计算编译为 Circom 算术电路，并基于 Groth16 协议生成可被智能合约高效验证的简洁零知识证明，从而在保持原始智能体声明私有的同时，让智能合约能够核验所发布的预言机结果与更新的可靠度确系按照规定的聚合逻辑在隐含见证之上正确计算得到。</w:t>
      </w:r>
    </w:p>
    <w:p w14:paraId="7E5310C8">
      <w:pPr>
        <w:pStyle w:val="17"/>
        <w:jc w:val="left"/>
        <w:rPr>
          <w:rFonts w:ascii="隶书" w:eastAsia="隶书"/>
          <w:sz w:val="32"/>
          <w:szCs w:val="32"/>
        </w:rPr>
      </w:pPr>
      <w:r>
        <w:rPr>
          <w:rFonts w:hint="eastAsia" w:ascii="隶书" w:eastAsia="隶书"/>
          <w:sz w:val="32"/>
          <w:szCs w:val="32"/>
        </w:rPr>
        <w:t>2.2、本发明提供的完整技术方案</w:t>
      </w:r>
    </w:p>
    <w:p w14:paraId="4D02D976">
      <w:pPr>
        <w:pStyle w:val="17"/>
        <w:jc w:val="center"/>
        <w:rPr>
          <w:sz w:val="24"/>
          <w:szCs w:val="24"/>
        </w:rPr>
      </w:pPr>
      <w:r>
        <w:drawing>
          <wp:inline distT="0" distB="0" distL="114300" distR="114300">
            <wp:extent cx="5760720" cy="2280920"/>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60720" cy="2281261"/>
                    </a:xfrm>
                    <a:prstGeom prst="rect">
                      <a:avLst/>
                    </a:prstGeom>
                  </pic:spPr>
                </pic:pic>
              </a:graphicData>
            </a:graphic>
          </wp:inline>
        </w:drawing>
      </w:r>
    </w:p>
    <w:p w14:paraId="015D674D">
      <w:pPr>
        <w:pStyle w:val="17"/>
        <w:jc w:val="center"/>
        <w:rPr>
          <w:b/>
          <w:bCs/>
          <w:sz w:val="18"/>
          <w:szCs w:val="18"/>
        </w:rPr>
      </w:pPr>
      <w:r>
        <w:rPr>
          <w:rFonts w:hint="eastAsia"/>
          <w:b/>
          <w:bCs/>
          <w:sz w:val="18"/>
          <w:szCs w:val="18"/>
        </w:rPr>
        <w:t>图1 基于大语言模型智能体的区块链可验证语义预言机总体技术路线</w:t>
      </w:r>
    </w:p>
    <w:p w14:paraId="2C8C9DB4">
      <w:pPr>
        <w:pStyle w:val="17"/>
        <w:jc w:val="left"/>
        <w:rPr>
          <w:rFonts w:ascii="隶书" w:hAnsi="隶书" w:eastAsia="PMingLiU" w:cs="隶书"/>
          <w:sz w:val="28"/>
          <w:szCs w:val="24"/>
          <w:lang w:val="zh-TW" w:eastAsia="zh-TW"/>
        </w:rPr>
      </w:pPr>
      <w:bookmarkStart w:id="2" w:name="_Toc215653217"/>
      <w:r>
        <w:rPr>
          <w:rFonts w:ascii="隶书" w:hAnsi="隶书" w:eastAsia="隶书" w:cs="隶书"/>
          <w:sz w:val="28"/>
          <w:szCs w:val="24"/>
          <w:lang w:val="zh-TW" w:eastAsia="zh-TW"/>
        </w:rPr>
        <w:t>详细步骤描述</w:t>
      </w:r>
      <w:r>
        <w:rPr>
          <w:rFonts w:hint="eastAsia" w:ascii="隶书" w:hAnsi="隶书" w:eastAsia="隶书" w:cs="隶书"/>
          <w:sz w:val="28"/>
          <w:szCs w:val="24"/>
          <w:lang w:val="zh-TW" w:eastAsia="zh-TW"/>
        </w:rPr>
        <w:t>：</w:t>
      </w:r>
    </w:p>
    <w:p w14:paraId="7D9E21B8">
      <w:pPr>
        <w:pStyle w:val="17"/>
        <w:jc w:val="left"/>
        <w:rPr>
          <w:rFonts w:hint="eastAsia" w:ascii="楷体" w:hAnsi="楷体" w:eastAsia="楷体"/>
          <w:b/>
          <w:bCs/>
          <w:sz w:val="28"/>
          <w:szCs w:val="24"/>
        </w:rPr>
      </w:pPr>
      <w:r>
        <w:rPr>
          <w:rFonts w:hint="eastAsia" w:ascii="楷体" w:hAnsi="楷体" w:eastAsia="楷体"/>
          <w:b/>
          <w:bCs/>
          <w:sz w:val="28"/>
          <w:szCs w:val="24"/>
        </w:rPr>
        <w:t>2.2.1 双通道（数值+文本）混合语义鲁棒聚合方法</w:t>
      </w:r>
    </w:p>
    <w:p w14:paraId="3CD33BE6">
      <w:pPr>
        <w:pStyle w:val="24"/>
        <w:ind w:firstLine="560"/>
        <w:jc w:val="left"/>
        <w:rPr>
          <w:rFonts w:ascii="楷体" w:hAnsi="楷体" w:eastAsia="楷体"/>
          <w:kern w:val="0"/>
          <w:sz w:val="28"/>
          <w:szCs w:val="24"/>
        </w:rPr>
      </w:pPr>
      <w:r>
        <w:rPr>
          <w:rFonts w:hint="eastAsia" w:ascii="楷体" w:hAnsi="楷体" w:eastAsia="楷体"/>
          <w:kern w:val="0"/>
          <w:sz w:val="28"/>
          <w:szCs w:val="24"/>
        </w:rPr>
        <w:t>为了在面向多智能体生成的混合语义声明场景下实现鲁棒的链下聚合，本发明设计了数值与文本两路并行的双通道聚合框架。预言机网络由若干部署有 LLM 智能体的预言机节点组成，用户合约发起查询后，预言机合约记录查询元数据并发出事件，链下预言机网络监听事件并将查询分发至各预言机节点；每个节点上的智能体在指定时间窗内检索异构链下证据，并将其转换为混合语义声明，包含数值字段（例如资产价格）与可能含有嵌入数值的非结构化文本（例如新闻摘要或气象描述）。系统在数值通道与文本通道上分别处理上述两类输入并最终在跨通道层汇总。系统为每个智能体维护一对 Beta 后验参数，将该后验的均值作为源的当前可信度，定义如式（1）所示。</w:t>
      </w:r>
    </w:p>
    <w:p w14:paraId="1CACF7D2">
      <w:pPr>
        <w:pStyle w:val="24"/>
        <w:tabs>
          <w:tab w:val="center" w:pos="4153"/>
          <w:tab w:val="right" w:pos="8306"/>
        </w:tabs>
        <w:jc w:val="center"/>
        <w:rPr>
          <w:rFonts w:ascii="楷体" w:hAnsi="楷体" w:eastAsia="楷体"/>
          <w:kern w:val="0"/>
          <w:sz w:val="28"/>
          <w:szCs w:val="24"/>
        </w:rPr>
      </w:pPr>
      <m:oMath>
        <m:box>
          <m:boxPr/>
          <m:e>
            <m:sSub>
              <m:sSubPr/>
              <m:e>
                <m:r>
                  <m:rPr/>
                  <w:rPr>
                    <w:rFonts w:ascii="Cambria Math" w:hAnsi="Cambria Math" w:eastAsia="楷体"/>
                    <w:kern w:val="0"/>
                    <w:sz w:val="28"/>
                  </w:rPr>
                  <m:t>r</m:t>
                </m:r>
              </m:e>
              <m:sub>
                <m:r>
                  <m:rPr/>
                  <w:rPr>
                    <w:rFonts w:ascii="Cambria Math" w:hAnsi="Cambria Math" w:eastAsia="楷体"/>
                    <w:kern w:val="0"/>
                    <w:sz w:val="28"/>
                  </w:rPr>
                  <m:t>s</m:t>
                </m:r>
              </m:sub>
            </m:sSub>
            <m:r>
              <m:rPr>
                <m:sty m:val="p"/>
              </m:rPr>
              <w:rPr>
                <w:rFonts w:ascii="Cambria Math" w:hAnsi="Cambria Math" w:eastAsia="楷体"/>
                <w:kern w:val="0"/>
                <w:sz w:val="28"/>
              </w:rPr>
              <m:t>=</m:t>
            </m:r>
            <m:f>
              <m:fPr/>
              <m:num>
                <m:box>
                  <m:boxPr/>
                  <m:e>
                    <m:sSub>
                      <m:sSubPr/>
                      <m:e>
                        <m:r>
                          <m:rPr/>
                          <w:rPr>
                            <w:rFonts w:ascii="Cambria Math" w:hAnsi="Cambria Math" w:eastAsia="楷体"/>
                            <w:kern w:val="0"/>
                            <w:sz w:val="28"/>
                          </w:rPr>
                          <m:t>α</m:t>
                        </m:r>
                      </m:e>
                      <m:sub>
                        <m:r>
                          <m:rPr/>
                          <w:rPr>
                            <w:rFonts w:ascii="Cambria Math" w:hAnsi="Cambria Math" w:eastAsia="楷体"/>
                            <w:kern w:val="0"/>
                            <w:sz w:val="28"/>
                          </w:rPr>
                          <m:t>s</m:t>
                        </m:r>
                      </m:sub>
                    </m:sSub>
                  </m:e>
                </m:box>
              </m:num>
              <m:den>
                <m:box>
                  <m:boxPr/>
                  <m:e>
                    <m:sSub>
                      <m:sSubPr/>
                      <m:e>
                        <m:r>
                          <m:rPr/>
                          <w:rPr>
                            <w:rFonts w:ascii="Cambria Math" w:hAnsi="Cambria Math" w:eastAsia="楷体"/>
                            <w:kern w:val="0"/>
                            <w:sz w:val="28"/>
                          </w:rPr>
                          <m:t>α</m:t>
                        </m:r>
                      </m:e>
                      <m:sub>
                        <m:r>
                          <m:rPr/>
                          <w:rPr>
                            <w:rFonts w:ascii="Cambria Math" w:hAnsi="Cambria Math" w:eastAsia="楷体"/>
                            <w:kern w:val="0"/>
                            <w:sz w:val="28"/>
                          </w:rPr>
                          <m:t>s</m:t>
                        </m:r>
                      </m:sub>
                    </m:sSub>
                    <m:r>
                      <m:rPr>
                        <m:sty m:val="p"/>
                      </m:rPr>
                      <w:rPr>
                        <w:rFonts w:ascii="Cambria Math" w:hAnsi="Cambria Math" w:eastAsia="楷体"/>
                        <w:kern w:val="0"/>
                        <w:sz w:val="28"/>
                      </w:rPr>
                      <m:t>+</m:t>
                    </m:r>
                    <m:sSub>
                      <m:sSubPr/>
                      <m:e>
                        <m:r>
                          <m:rPr/>
                          <w:rPr>
                            <w:rFonts w:ascii="Cambria Math" w:hAnsi="Cambria Math" w:eastAsia="楷体"/>
                            <w:kern w:val="0"/>
                            <w:sz w:val="28"/>
                          </w:rPr>
                          <m:t>β</m:t>
                        </m:r>
                      </m:e>
                      <m:sub>
                        <m:r>
                          <m:rPr/>
                          <w:rPr>
                            <w:rFonts w:ascii="Cambria Math" w:hAnsi="Cambria Math" w:eastAsia="楷体"/>
                            <w:kern w:val="0"/>
                            <w:sz w:val="28"/>
                          </w:rPr>
                          <m:t>s</m:t>
                        </m:r>
                      </m:sub>
                    </m:sSub>
                  </m:e>
                </m:box>
              </m:den>
            </m:f>
          </m:e>
        </m:box>
      </m:oMath>
      <w:r>
        <w:rPr>
          <w:rFonts w:hint="eastAsia"/>
          <w:i w:val="0"/>
          <w:lang w:val="en-US" w:eastAsia="zh-CN"/>
        </w:rPr>
        <w:t xml:space="preserve"> </w:t>
      </w:r>
      <w:r>
        <w:rPr>
          <w:rFonts w:ascii="楷体" w:hAnsi="楷体" w:eastAsia="楷体"/>
          <w:kern w:val="0"/>
          <w:sz w:val="28"/>
        </w:rPr>
        <w:t>（1）</w:t>
      </w:r>
    </w:p>
    <w:p>
      <w:pPr>
        <w:pStyle w:val="List Paragraph"/>
        <w:rPr>
          <w:ins w:id="121" w:author="Claude" w:date="2026-06-17T23:44:35Z"/>
        </w:rPr>
      </w:pPr>
      <w:ins w:id="122" w:author="Claude" w:date="2026-06-17T23:44:35Z">
        <w:r>
          <w:rPr>
            <w:rFonts w:eastAsia="宋体"/>
            <w:sz w:val="24"/>
            <w:szCs w:val="24"/>
          </w:rPr>
          <w:t>其中，</w:t>
        </w:r>
        <m:oMath>
          <m:sSub>
            <m:sSubPr/>
            <m:e>
              <m:r>
                <w:rPr>
                  <w:rFonts w:ascii="Cambria Math" w:hAnsi="Cambria Math"/>
                  <w:sz w:val="24"/>
                </w:rPr>
                <m:t>r</m:t>
              </m:r>
            </m:e>
            <m:sub>
              <m:r>
                <w:rPr>
                  <w:rFonts w:ascii="Cambria Math" w:hAnsi="Cambria Math"/>
                  <w:sz w:val="24"/>
                </w:rPr>
                <m:t>s</m:t>
              </m:r>
            </m:sub>
          </m:sSub>
        </m:oMath>
        <w:r>
          <w:rPr>
            <w:rFonts w:eastAsia="宋体"/>
            <w:sz w:val="24"/>
            <w:szCs w:val="24"/>
          </w:rPr>
          <w:t xml:space="preserve"> 表示智能体生成源 </w:t>
        </w:r>
        <m:oMath>
          <m:r>
            <w:rPr>
              <w:rFonts w:ascii="Cambria Math" w:hAnsi="Cambria Math"/>
              <w:sz w:val="24"/>
            </w:rPr>
            <m:t>s</m:t>
          </m:r>
        </m:oMath>
        <w:r>
          <w:rPr>
            <w:rFonts w:eastAsia="宋体"/>
            <w:sz w:val="24"/>
            <w:szCs w:val="24"/>
          </w:rPr>
          <w:t xml:space="preserve"> 的可信度，取值范围为 [0, 1]；</w:t>
        </w:r>
        <m:oMath>
          <m:sSub>
            <m:sSubPr/>
            <m:e>
              <m:r>
                <w:rPr>
                  <w:rFonts w:ascii="Cambria Math" w:hAnsi="Cambria Math"/>
                  <w:sz w:val="24"/>
                </w:rPr>
                <m:t>α</m:t>
              </m:r>
            </m:e>
            <m:sub>
              <m:r>
                <w:rPr>
                  <w:rFonts w:ascii="Cambria Math" w:hAnsi="Cambria Math"/>
                  <w:sz w:val="24"/>
                </w:rPr>
                <m:t>s</m:t>
              </m:r>
            </m:sub>
          </m:sSub>
        </m:oMath>
        <w:r>
          <w:rPr>
            <w:rFonts w:eastAsia="宋体"/>
            <w:sz w:val="24"/>
            <w:szCs w:val="24"/>
          </w:rPr>
          <w:t xml:space="preserve"> 表示源 </w:t>
        </w:r>
        <m:oMath>
          <m:r>
            <w:rPr>
              <w:rFonts w:ascii="Cambria Math" w:hAnsi="Cambria Math"/>
              <w:sz w:val="24"/>
            </w:rPr>
            <m:t>s</m:t>
          </m:r>
        </m:oMath>
        <w:r>
          <w:rPr>
            <w:rFonts w:eastAsia="宋体"/>
            <w:sz w:val="24"/>
            <w:szCs w:val="24"/>
          </w:rPr>
          <w:t xml:space="preserve"> 累积的正向证据参数；</w:t>
        </w:r>
        <m:oMath>
          <m:sSub>
            <m:sSubPr/>
            <m:e>
              <m:r>
                <w:rPr>
                  <w:rFonts w:ascii="Cambria Math" w:hAnsi="Cambria Math"/>
                  <w:sz w:val="24"/>
                </w:rPr>
                <m:t>β</m:t>
              </m:r>
            </m:e>
            <m:sub>
              <m:r>
                <w:rPr>
                  <w:rFonts w:ascii="Cambria Math" w:hAnsi="Cambria Math"/>
                  <w:sz w:val="24"/>
                </w:rPr>
                <m:t>s</m:t>
              </m:r>
            </m:sub>
          </m:sSub>
        </m:oMath>
        <w:r>
          <w:rPr>
            <w:rFonts w:eastAsia="宋体"/>
            <w:sz w:val="24"/>
            <w:szCs w:val="24"/>
          </w:rPr>
          <w:t xml:space="preserve"> 表示源 </w:t>
        </w:r>
        <m:oMath>
          <m:r>
            <w:rPr>
              <w:rFonts w:ascii="Cambria Math" w:hAnsi="Cambria Math"/>
              <w:sz w:val="24"/>
            </w:rPr>
            <m:t>s</m:t>
          </m:r>
        </m:oMath>
        <w:r>
          <w:rPr>
            <w:rFonts w:eastAsia="宋体"/>
            <w:sz w:val="24"/>
            <w:szCs w:val="24"/>
          </w:rPr>
          <w:t xml:space="preserve"> 累积的负向证据参数；初始值设为 </w:t>
        </w:r>
        <m:oMath>
          <m:d>
            <m:dPr>
              <m:begChr m:val="("/>
              <m:endChr m:val=")"/>
            </m:dPr>
            <m:e>
              <m:sSub>
                <m:sSubPr/>
                <m:e>
                  <m:r>
                    <w:rPr>
                      <w:rFonts w:ascii="Cambria Math" w:hAnsi="Cambria Math"/>
                      <w:sz w:val="24"/>
                    </w:rPr>
                    <m:t>α</m:t>
                  </m:r>
                </m:e>
                <m:sub>
                  <m:r>
                    <w:rPr>
                      <w:rFonts w:ascii="Cambria Math" w:hAnsi="Cambria Math"/>
                      <w:sz w:val="24"/>
                    </w:rPr>
                    <m:t>0</m:t>
                  </m:r>
                </m:sub>
              </m:sSub>
              <m:r>
                <m:rPr>
                  <m:sty m:val="p"/>
                </m:rPr>
                <w:rPr>
                  <w:rFonts w:ascii="Cambria Math" w:hAnsi="Cambria Math"/>
                  <w:sz w:val="24"/>
                </w:rPr>
                <m:t>,</m:t>
              </m:r>
              <m:sSub>
                <m:sSubPr/>
                <m:e>
                  <m:r>
                    <w:rPr>
                      <w:rFonts w:ascii="Cambria Math" w:hAnsi="Cambria Math"/>
                      <w:sz w:val="24"/>
                    </w:rPr>
                    <m:t>β</m:t>
                  </m:r>
                </m:e>
                <m:sub>
                  <m:r>
                    <w:rPr>
                      <w:rFonts w:ascii="Cambria Math" w:hAnsi="Cambria Math"/>
                      <w:sz w:val="24"/>
                    </w:rPr>
                    <m:t>0</m:t>
                  </m:r>
                </m:sub>
              </m:sSub>
            </m:e>
          </m:d>
          <m:r>
            <m:rPr>
              <m:sty m:val="p"/>
            </m:rPr>
            <w:rPr>
              <w:rFonts w:ascii="Cambria Math" w:hAnsi="Cambria Math"/>
              <w:sz w:val="24"/>
            </w:rPr>
            <m:t xml:space="preserve"> = </m:t>
          </m:r>
          <m:d>
            <m:dPr>
              <m:begChr m:val="("/>
              <m:endChr m:val=")"/>
            </m:dPr>
            <m:e>
              <m:r>
                <m:rPr>
                  <m:sty m:val="p"/>
                </m:rPr>
                <w:rPr>
                  <w:rFonts w:ascii="Cambria Math" w:hAnsi="Cambria Math"/>
                  <w:sz w:val="24"/>
                </w:rPr>
                <m:t>1</m:t>
              </m:r>
              <m:r>
                <m:rPr>
                  <m:sty m:val="p"/>
                </m:rPr>
                <w:rPr>
                  <w:rFonts w:ascii="Cambria Math" w:hAnsi="Cambria Math"/>
                  <w:sz w:val="24"/>
                </w:rPr>
                <m:t>,</m:t>
              </m:r>
              <m:r>
                <m:rPr>
                  <m:sty m:val="p"/>
                </m:rPr>
                <w:rPr>
                  <w:rFonts w:ascii="Cambria Math" w:hAnsi="Cambria Math"/>
                  <w:sz w:val="24"/>
                </w:rPr>
                <m:t>1</m:t>
              </m:r>
            </m:e>
          </m:d>
        </m:oMath>
        <w:r>
          <w:rPr>
            <w:rFonts w:eastAsia="宋体"/>
            <w:sz w:val="24"/>
            <w:szCs w:val="24"/>
          </w:rPr>
          <w:t>，对应均匀先验。</w:t>
        </w:r>
      </w:ins>
    </w:p>
    <w:p w14:paraId="4481186C">
      <w:pPr>
        <w:pStyle w:val="24"/>
        <w:tabs>
          <w:tab w:val="right" w:pos="8640"/>
        </w:tabs>
        <w:ind w:firstLine="560"/>
        <w:jc w:val="left"/>
        <w:rPr>
          <w:rFonts w:ascii="楷体" w:hAnsi="楷体" w:eastAsia="楷体"/>
          <w:kern w:val="0"/>
          <w:sz w:val="28"/>
          <w:szCs w:val="24"/>
        </w:rPr>
      </w:pPr>
      <w:r>
        <w:rPr>
          <w:rFonts w:ascii="楷体" w:hAnsi="楷体" w:eastAsia="楷体" w:cs="隶书"/>
          <w:sz w:val="28"/>
          <w:szCs w:val="28"/>
        </w:rPr>
        <w:t>在数值通道中，本发明首先利用源可靠性门控筛除历史可信度显著低于当前批次平均水平的来源；在保留下来的数值报告上，先以可靠性为权重的加权中位数作为鲁棒初始估计，如式（2）所示，并基于中位数绝对偏差（MAD）估计鲁棒尺度，如式（3）所示；在该尺度之上构造 Tukey bisquare 权重，如式（4）所示；最后通过迭代重加权最小二乘（IRLS）迭代得到数值通道的可信输出，如式（5）所示。</w:t>
      </w:r>
    </w:p>
    <w:p w14:paraId="16BB749A">
      <w:pPr>
        <w:pStyle w:val="24"/>
        <w:tabs>
          <w:tab w:val="center" w:pos="4153"/>
          <w:tab w:val="right" w:pos="8306"/>
        </w:tabs>
        <w:jc w:val="center"/>
        <w:rPr>
          <w:rFonts w:ascii="楷体" w:hAnsi="楷体" w:eastAsia="楷体"/>
          <w:kern w:val="0"/>
          <w:sz w:val="28"/>
          <w:szCs w:val="24"/>
        </w:rPr>
      </w:pPr>
      <m:oMath>
        <m:box>
          <m:boxPr/>
          <m:e>
            <m:r>
              <m:rPr/>
              <w:rPr>
                <w:rFonts w:ascii="Cambria Math" w:hAnsi="Cambria Math" w:eastAsia="楷体"/>
                <w:kern w:val="0"/>
                <w:sz w:val="28"/>
              </w:rPr>
              <m:t>m</m:t>
            </m:r>
            <m:r>
              <m:rPr>
                <m:sty m:val="p"/>
              </m:rPr>
              <w:rPr>
                <w:rFonts w:ascii="Cambria Math" w:hAnsi="Cambria Math" w:eastAsia="楷体"/>
                <w:kern w:val="0"/>
                <w:sz w:val="28"/>
              </w:rPr>
              <m:t>=</m:t>
            </m:r>
            <m:sSub>
              <m:sSubPr/>
              <m:e>
                <m:box>
                  <m:boxPr/>
                  <m:e>
                    <m:box>
                      <m:boxPr/>
                      <m:e>
                        <m:r>
                          <m:rPr>
                            <m:sty m:val="p"/>
                          </m:rPr>
                          <w:rPr>
                            <w:rFonts w:ascii="Cambria Math" w:hAnsi="Cambria Math" w:eastAsia="楷体"/>
                            <w:kern w:val="0"/>
                            <w:sz w:val="28"/>
                          </w:rPr>
                          <m:t>argmin</m:t>
                        </m:r>
                      </m:e>
                    </m:box>
                  </m:e>
                </m:box>
              </m:e>
              <m:sub>
                <m:box>
                  <m:boxPr/>
                  <m:e>
                    <m:r>
                      <m:rPr/>
                      <w:rPr>
                        <w:rFonts w:ascii="Cambria Math" w:hAnsi="Cambria Math" w:eastAsia="楷体"/>
                        <w:kern w:val="0"/>
                        <w:sz w:val="28"/>
                      </w:rPr>
                      <m:t>z</m:t>
                    </m:r>
                  </m:e>
                </m:box>
              </m:sub>
            </m:sSub>
            <m:nary>
              <m:naryPr>
                <m:chr m:val="∑"/>
                <m:limLoc m:val="undOvr"/>
              </m:naryPr>
              <m:sub>
                <m:box>
                  <m:boxPr/>
                  <m:e>
                    <m:r>
                      <m:rPr/>
                      <w:rPr>
                        <w:rFonts w:ascii="Cambria Math" w:hAnsi="Cambria Math" w:eastAsia="楷体"/>
                        <w:kern w:val="0"/>
                        <w:sz w:val="28"/>
                      </w:rPr>
                      <m:t>i</m:t>
                    </m:r>
                    <m:r>
                      <m:rPr>
                        <m:sty m:val="p"/>
                      </m:rPr>
                      <w:rPr>
                        <w:rFonts w:ascii="Cambria Math" w:hAnsi="Cambria Math" w:eastAsia="楷体"/>
                        <w:kern w:val="0"/>
                        <w:sz w:val="28"/>
                      </w:rPr>
                      <m:t>=1</m:t>
                    </m:r>
                  </m:e>
                </m:box>
              </m:sub>
              <m:sup>
                <m:box>
                  <m:boxPr/>
                  <m:e>
                    <m:r>
                      <m:rPr/>
                      <w:rPr>
                        <w:rFonts w:ascii="Cambria Math" w:hAnsi="Cambria Math" w:eastAsia="楷体"/>
                        <w:kern w:val="0"/>
                        <w:sz w:val="28"/>
                      </w:rPr>
                      <m:t>n</m:t>
                    </m:r>
                  </m:e>
                </m:box>
              </m:sup>
              <m:e>
                <m:sSub>
                  <m:sSubPr/>
                  <m:e>
                    <m:r>
                      <m:rPr/>
                      <w:rPr>
                        <w:rFonts w:ascii="Cambria Math" w:hAnsi="Cambria Math" w:eastAsia="楷体"/>
                        <w:kern w:val="0"/>
                        <w:sz w:val="28"/>
                      </w:rPr>
                      <m:t>w</m:t>
                    </m:r>
                  </m:e>
                  <m:sub>
                    <m:r>
                      <m:rPr/>
                      <w:rPr>
                        <w:rFonts w:ascii="Cambria Math" w:hAnsi="Cambria Math" w:eastAsia="楷体"/>
                        <w:kern w:val="0"/>
                        <w:sz w:val="28"/>
                      </w:rPr>
                      <m:t>i</m:t>
                    </m:r>
                  </m:sub>
                </m:sSub>
                <m:d>
                  <m:dPr>
                    <m:begChr m:val="|"/>
                    <m:endChr m:val="|"/>
                  </m:dPr>
                  <m:e>
                    <m:box>
                      <m:boxPr/>
                      <m:e>
                        <m:sSubSup>
                          <m:sSubSupPr/>
                          <m:e>
                            <m:r>
                              <m:rPr/>
                              <w:rPr>
                                <w:rFonts w:ascii="Cambria Math" w:hAnsi="Cambria Math" w:eastAsia="楷体"/>
                                <w:kern w:val="0"/>
                                <w:sz w:val="28"/>
                              </w:rPr>
                              <m:t>x</m:t>
                            </m:r>
                          </m:e>
                          <m:sub>
                            <m:r>
                              <m:rPr/>
                              <w:rPr>
                                <w:rFonts w:ascii="Cambria Math" w:hAnsi="Cambria Math" w:eastAsia="楷体"/>
                                <w:kern w:val="0"/>
                                <w:sz w:val="28"/>
                              </w:rPr>
                              <m:t>o</m:t>
                            </m:r>
                          </m:sub>
                          <m:sup>
                            <m:box>
                              <m:boxPr/>
                              <m:e>
                                <m:r>
                                  <m:rPr/>
                                  <w:rPr>
                                    <w:rFonts w:ascii="Cambria Math" w:hAnsi="Cambria Math" w:eastAsia="楷体"/>
                                    <w:kern w:val="0"/>
                                    <w:sz w:val="28"/>
                                  </w:rPr>
                                  <m:t>i</m:t>
                                </m:r>
                              </m:e>
                            </m:box>
                          </m:sup>
                        </m:sSubSup>
                        <m:r>
                          <m:rPr>
                            <m:sty m:val="p"/>
                          </m:rPr>
                          <w:rPr>
                            <w:rFonts w:ascii="Cambria Math" w:hAnsi="Cambria Math" w:eastAsia="楷体"/>
                            <w:kern w:val="0"/>
                            <w:sz w:val="28"/>
                          </w:rPr>
                          <m:t>−</m:t>
                        </m:r>
                        <m:r>
                          <m:rPr/>
                          <w:rPr>
                            <w:rFonts w:ascii="Cambria Math" w:hAnsi="Cambria Math" w:eastAsia="楷体"/>
                            <w:kern w:val="0"/>
                            <w:sz w:val="28"/>
                          </w:rPr>
                          <m:t>z</m:t>
                        </m:r>
                      </m:e>
                    </m:box>
                  </m:e>
                </m:d>
              </m:e>
            </m:nary>
          </m:e>
        </m:box>
      </m:oMath>
      <w:r>
        <w:rPr>
          <w:rFonts w:ascii="楷体" w:hAnsi="楷体" w:eastAsia="楷体"/>
          <w:kern w:val="0"/>
          <w:sz w:val="28"/>
        </w:rPr>
        <w:tab/>
      </w:r>
      <w:r>
        <w:rPr>
          <w:rFonts w:hint="eastAsia" w:ascii="楷体" w:hAnsi="楷体" w:eastAsia="楷体"/>
          <w:kern w:val="0"/>
          <w:sz w:val="28"/>
          <w:lang w:val="en-US" w:eastAsia="zh-CN"/>
        </w:rPr>
        <w:t xml:space="preserve"> </w:t>
      </w:r>
      <w:r>
        <w:rPr>
          <w:rFonts w:ascii="楷体" w:hAnsi="楷体" w:eastAsia="楷体"/>
          <w:kern w:val="0"/>
          <w:sz w:val="28"/>
        </w:rPr>
        <w:t>（2）</w:t>
      </w:r>
    </w:p>
    <w:p>
      <w:pPr>
        <w:pStyle w:val="List Paragraph"/>
        <w:rPr>
          <w:ins w:id="119" w:author="Claude" w:date="2026-06-17T23:44:35Z"/>
        </w:rPr>
      </w:pPr>
      <w:ins w:id="120" w:author="Claude" w:date="2026-06-17T23:44:35Z">
        <w:r>
          <w:rPr>
            <w:rFonts w:eastAsia="宋体"/>
            <w:sz w:val="24"/>
            <w:szCs w:val="24"/>
          </w:rPr>
          <w:t>其中，</w:t>
        </w:r>
        <m:oMath>
          <m:r>
            <w:rPr>
              <w:rFonts w:ascii="Cambria Math" w:hAnsi="Cambria Math"/>
              <w:sz w:val="24"/>
            </w:rPr>
            <m:t>m</m:t>
          </m:r>
        </m:oMath>
        <w:r>
          <w:rPr>
            <w:rFonts w:eastAsia="宋体"/>
            <w:sz w:val="24"/>
            <w:szCs w:val="24"/>
          </w:rPr>
          <w:t xml:space="preserve"> 为加权中位数，作为数值真值的鲁棒初始估计；</w:t>
        </w:r>
        <m:oMath>
          <m:r>
            <w:rPr>
              <w:rFonts w:ascii="Cambria Math" w:hAnsi="Cambria Math"/>
              <w:sz w:val="24"/>
            </w:rPr>
            <m:t>z</m:t>
          </m:r>
        </m:oMath>
        <w:r>
          <w:rPr>
            <w:rFonts w:eastAsia="宋体"/>
            <w:sz w:val="24"/>
            <w:szCs w:val="24"/>
          </w:rPr>
          <w:t xml:space="preserve"> 为候选中心值；</w:t>
        </w:r>
        <m:oMath>
          <m:sSub>
            <m:sSubPr/>
            <m:e>
              <m:r>
                <w:rPr>
                  <w:rFonts w:ascii="Cambria Math" w:hAnsi="Cambria Math"/>
                  <w:sz w:val="24"/>
                </w:rPr>
                <m:t>w</m:t>
              </m:r>
            </m:e>
            <m:sub>
              <m:r>
                <w:rPr>
                  <w:rFonts w:ascii="Cambria Math" w:hAnsi="Cambria Math"/>
                  <w:sz w:val="24"/>
                </w:rPr>
                <m:t>i</m:t>
              </m:r>
            </m:sub>
          </m:sSub>
          <m:r>
            <m:rPr>
              <m:sty m:val="p"/>
            </m:rPr>
            <w:rPr>
              <w:rFonts w:ascii="Cambria Math" w:hAnsi="Cambria Math"/>
              <w:sz w:val="24"/>
            </w:rPr>
            <m:t>=</m:t>
          </m:r>
          <m:sSub>
            <m:sSubPr/>
            <m:e>
              <m:r>
                <w:rPr>
                  <w:rFonts w:ascii="Cambria Math" w:hAnsi="Cambria Math"/>
                  <w:sz w:val="24"/>
                </w:rPr>
                <m:t>r</m:t>
              </m:r>
            </m:e>
            <m:sub>
              <m:sSub>
                <m:sSubPr/>
                <m:e>
                  <m:r>
                    <w:rPr>
                      <w:rFonts w:ascii="Cambria Math" w:hAnsi="Cambria Math"/>
                      <w:sz w:val="24"/>
                    </w:rPr>
                    <m:t>s</m:t>
                  </m:r>
                </m:e>
                <m:sub>
                  <m:r>
                    <w:rPr>
                      <w:rFonts w:ascii="Cambria Math" w:hAnsi="Cambria Math"/>
                      <w:sz w:val="24"/>
                    </w:rPr>
                    <m:t>i</m:t>
                  </m:r>
                </m:sub>
              </m:sSub>
            </m:sub>
          </m:sSub>
        </m:oMath>
        <w:r>
          <w:rPr>
            <w:rFonts w:eastAsia="宋体"/>
            <w:sz w:val="24"/>
            <w:szCs w:val="24"/>
          </w:rPr>
          <w:t xml:space="preserve"> 为第 </w:t>
        </w:r>
        <m:oMath>
          <m:r>
            <w:rPr>
              <w:rFonts w:ascii="Cambria Math" w:hAnsi="Cambria Math"/>
              <w:sz w:val="24"/>
            </w:rPr>
            <m:t>i</m:t>
          </m:r>
        </m:oMath>
        <w:r>
          <w:rPr>
            <w:rFonts w:eastAsia="宋体"/>
            <w:sz w:val="24"/>
            <w:szCs w:val="24"/>
          </w:rPr>
          <w:t xml:space="preserve"> 个保留源的权重，取其可信度得分；</w:t>
        </w:r>
        <m:oMath>
          <m:sSubSup>
            <m:sSubSupPr/>
            <m:e>
              <m:r>
                <w:rPr>
                  <w:rFonts w:ascii="Cambria Math" w:hAnsi="Cambria Math"/>
                  <w:sz w:val="24"/>
                </w:rPr>
                <m:t>x</m:t>
              </m:r>
            </m:e>
            <m:sub>
              <m:r>
                <w:rPr>
                  <w:rFonts w:ascii="Cambria Math" w:hAnsi="Cambria Math"/>
                  <w:sz w:val="24"/>
                </w:rPr>
                <m:t>o</m:t>
              </m:r>
            </m:sub>
            <m:sup>
              <m:r>
                <w:rPr>
                  <w:rFonts w:ascii="Cambria Math" w:hAnsi="Cambria Math"/>
                  <w:sz w:val="24"/>
                </w:rPr>
                <m:t>i</m:t>
              </m:r>
            </m:sup>
          </m:sSubSup>
        </m:oMath>
        <w:r>
          <w:rPr>
            <w:rFonts w:eastAsia="宋体"/>
            <w:sz w:val="24"/>
            <w:szCs w:val="24"/>
          </w:rPr>
          <w:t xml:space="preserve"> 为第 </w:t>
        </w:r>
        <m:oMath>
          <m:r>
            <w:rPr>
              <w:rFonts w:ascii="Cambria Math" w:hAnsi="Cambria Math"/>
              <w:sz w:val="24"/>
            </w:rPr>
            <m:t>i</m:t>
          </m:r>
        </m:oMath>
        <w:r>
          <w:rPr>
            <w:rFonts w:eastAsia="宋体"/>
            <w:sz w:val="24"/>
            <w:szCs w:val="24"/>
          </w:rPr>
          <w:t xml:space="preserve"> 个保留源对对象 </w:t>
        </w:r>
        <m:oMath>
          <m:r>
            <w:rPr>
              <w:rFonts w:ascii="Cambria Math" w:hAnsi="Cambria Math"/>
              <w:sz w:val="24"/>
            </w:rPr>
            <m:t>o</m:t>
          </m:r>
        </m:oMath>
        <w:r>
          <w:rPr>
            <w:rFonts w:eastAsia="宋体"/>
            <w:sz w:val="24"/>
            <w:szCs w:val="24"/>
          </w:rPr>
          <w:t xml:space="preserve"> 提供的数值报告；</w:t>
        </w:r>
        <m:oMath>
          <m:r>
            <w:rPr>
              <w:rFonts w:ascii="Cambria Math" w:hAnsi="Cambria Math"/>
              <w:sz w:val="24"/>
            </w:rPr>
            <m:t>n</m:t>
          </m:r>
        </m:oMath>
        <w:r>
          <w:rPr>
            <w:rFonts w:eastAsia="宋体"/>
            <w:sz w:val="24"/>
            <w:szCs w:val="24"/>
          </w:rPr>
          <w:t xml:space="preserve"> 为经可靠性门控后保留的源数量。</w:t>
        </w:r>
      </w:ins>
    </w:p>
    <w:p w14:paraId="1FDE78B4">
      <w:pPr>
        <w:pStyle w:val="24"/>
        <w:tabs>
          <w:tab w:val="center" w:pos="4153"/>
          <w:tab w:val="right" w:pos="8306"/>
        </w:tabs>
        <w:jc w:val="center"/>
        <w:rPr>
          <w:rFonts w:ascii="楷体" w:hAnsi="楷体" w:eastAsia="楷体"/>
          <w:kern w:val="0"/>
          <w:sz w:val="28"/>
          <w:szCs w:val="24"/>
        </w:rPr>
      </w:pPr>
      <m:oMath>
        <m:box>
          <m:boxPr/>
          <m:e>
            <m:sSub>
              <m:sSubPr/>
              <m:e>
                <m:r>
                  <m:rPr/>
                  <w:rPr>
                    <w:rFonts w:ascii="Cambria Math" w:hAnsi="Cambria Math" w:eastAsia="楷体"/>
                    <w:kern w:val="0"/>
                    <w:sz w:val="28"/>
                  </w:rPr>
                  <m:t>σ</m:t>
                </m:r>
              </m:e>
              <m:sub>
                <m:r>
                  <m:rPr/>
                  <w:rPr>
                    <w:rFonts w:ascii="Cambria Math" w:hAnsi="Cambria Math" w:eastAsia="楷体"/>
                    <w:kern w:val="0"/>
                    <w:sz w:val="28"/>
                  </w:rPr>
                  <m:t>o</m:t>
                </m:r>
              </m:sub>
            </m:sSub>
            <m:r>
              <m:rPr>
                <m:sty m:val="p"/>
              </m:rPr>
              <w:rPr>
                <w:rFonts w:ascii="Cambria Math" w:hAnsi="Cambria Math" w:eastAsia="楷体"/>
                <w:kern w:val="0"/>
                <w:sz w:val="28"/>
              </w:rPr>
              <m:t>=</m:t>
            </m:r>
            <m:f>
              <m:fPr/>
              <m:num>
                <m:box>
                  <m:boxPr/>
                  <m:e>
                    <m:sSub>
                      <m:sSubPr/>
                      <m:e>
                        <m:r>
                          <m:rPr/>
                          <w:rPr>
                            <w:rFonts w:ascii="Cambria Math" w:hAnsi="Cambria Math" w:eastAsia="楷体"/>
                            <w:kern w:val="0"/>
                            <w:sz w:val="28"/>
                          </w:rPr>
                          <m:t>δ</m:t>
                        </m:r>
                      </m:e>
                      <m:sub>
                        <m:r>
                          <m:rPr/>
                          <w:rPr>
                            <w:rFonts w:ascii="Cambria Math" w:hAnsi="Cambria Math" w:eastAsia="楷体"/>
                            <w:kern w:val="0"/>
                            <w:sz w:val="28"/>
                          </w:rPr>
                          <m:t>o</m:t>
                        </m:r>
                      </m:sub>
                    </m:sSub>
                  </m:e>
                </m:box>
              </m:num>
              <m:den>
                <m:box>
                  <m:boxPr/>
                  <m:e>
                    <m:sSup>
                      <m:sSupPr/>
                      <m:e>
                        <m:r>
                          <m:rPr/>
                          <w:rPr>
                            <w:rFonts w:ascii="Cambria Math" w:hAnsi="Cambria Math" w:eastAsia="楷体"/>
                            <w:kern w:val="0"/>
                            <w:sz w:val="28"/>
                          </w:rPr>
                          <m:t>Φ</m:t>
                        </m:r>
                      </m:e>
                      <m:sup>
                        <m:box>
                          <m:boxPr/>
                          <m:e>
                            <m:r>
                              <m:rPr>
                                <m:sty m:val="p"/>
                              </m:rPr>
                              <w:rPr>
                                <w:rFonts w:ascii="Cambria Math" w:hAnsi="Cambria Math" w:eastAsia="楷体"/>
                                <w:kern w:val="0"/>
                                <w:sz w:val="28"/>
                              </w:rPr>
                              <m:t>−1</m:t>
                            </m:r>
                          </m:e>
                        </m:box>
                      </m:sup>
                    </m:sSup>
                    <m:r>
                      <m:rPr>
                        <m:sty m:val="p"/>
                      </m:rPr>
                      <w:rPr>
                        <w:rFonts w:ascii="Cambria Math" w:hAnsi="Cambria Math" w:eastAsia="楷体"/>
                        <w:kern w:val="0"/>
                        <w:sz w:val="28"/>
                      </w:rPr>
                      <m:t>(0.75)</m:t>
                    </m:r>
                  </m:e>
                </m:box>
              </m:den>
            </m:f>
            <m:r>
              <m:rPr>
                <m:sty m:val="p"/>
              </m:rPr>
              <w:rPr>
                <w:rFonts w:ascii="Cambria Math" w:hAnsi="Cambria Math" w:eastAsia="楷体"/>
                <w:kern w:val="0"/>
                <w:sz w:val="28"/>
              </w:rPr>
              <m:t>≈1.4826</m:t>
            </m:r>
            <m:sSub>
              <m:sSubPr/>
              <m:e>
                <m:r>
                  <m:rPr/>
                  <w:rPr>
                    <w:rFonts w:ascii="Cambria Math" w:hAnsi="Cambria Math" w:eastAsia="楷体"/>
                    <w:kern w:val="0"/>
                    <w:sz w:val="28"/>
                  </w:rPr>
                  <m:t>δ</m:t>
                </m:r>
              </m:e>
              <m:sub>
                <m:r>
                  <m:rPr/>
                  <w:rPr>
                    <w:rFonts w:ascii="Cambria Math" w:hAnsi="Cambria Math" w:eastAsia="楷体"/>
                    <w:kern w:val="0"/>
                    <w:sz w:val="28"/>
                  </w:rPr>
                  <m:t>o</m:t>
                </m:r>
              </m:sub>
            </m:sSub>
          </m:e>
        </m:box>
      </m:oMath>
      <w:r>
        <w:rPr>
          <w:rFonts w:ascii="楷体" w:hAnsi="楷体" w:eastAsia="楷体"/>
          <w:kern w:val="0"/>
          <w:sz w:val="28"/>
        </w:rPr>
        <w:tab/>
      </w:r>
      <w:r>
        <w:rPr>
          <w:rFonts w:ascii="楷体" w:hAnsi="楷体" w:eastAsia="楷体"/>
          <w:kern w:val="0"/>
          <w:sz w:val="28"/>
        </w:rPr>
        <w:t>（3）</w:t>
      </w:r>
    </w:p>
    <w:p>
      <w:pPr>
        <w:pStyle w:val="List Paragraph"/>
        <w:rPr>
          <w:ins w:id="117" w:author="Claude" w:date="2026-06-17T23:44:35Z"/>
        </w:rPr>
      </w:pPr>
      <w:ins w:id="118" w:author="Claude" w:date="2026-06-17T23:44:35Z">
        <w:r>
          <w:rPr>
            <w:rFonts w:eastAsia="宋体"/>
            <w:sz w:val="24"/>
            <w:szCs w:val="24"/>
          </w:rPr>
          <w:t>其中，</w:t>
        </w:r>
        <m:oMath>
          <m:sSub>
            <m:sSubPr/>
            <m:e>
              <m:r>
                <w:rPr>
                  <w:rFonts w:ascii="Cambria Math" w:hAnsi="Cambria Math"/>
                  <w:sz w:val="24"/>
                </w:rPr>
                <m:t>σ</m:t>
              </m:r>
            </m:e>
            <m:sub>
              <m:r>
                <w:rPr>
                  <w:rFonts w:ascii="Cambria Math" w:hAnsi="Cambria Math"/>
                  <w:sz w:val="24"/>
                </w:rPr>
                <m:t>o</m:t>
              </m:r>
            </m:sub>
          </m:sSub>
        </m:oMath>
        <w:r>
          <w:rPr>
            <w:rFonts w:eastAsia="宋体"/>
            <w:sz w:val="24"/>
            <w:szCs w:val="24"/>
          </w:rPr>
          <w:t xml:space="preserve"> 为对象 </w:t>
        </w:r>
        <m:oMath>
          <m:r>
            <w:rPr>
              <w:rFonts w:ascii="Cambria Math" w:hAnsi="Cambria Math"/>
              <w:sz w:val="24"/>
            </w:rPr>
            <m:t>o</m:t>
          </m:r>
        </m:oMath>
        <w:r>
          <w:rPr>
            <w:rFonts w:eastAsia="宋体"/>
            <w:sz w:val="24"/>
            <w:szCs w:val="24"/>
          </w:rPr>
          <w:t xml:space="preserve"> 的鲁棒尺度估计；</w:t>
        </w:r>
        <m:oMath>
          <m:sSub>
            <m:sSubPr/>
            <m:e>
              <m:r>
                <w:rPr>
                  <w:rFonts w:ascii="Cambria Math" w:hAnsi="Cambria Math"/>
                  <w:sz w:val="24"/>
                </w:rPr>
                <m:t>δ</m:t>
              </m:r>
            </m:e>
            <m:sub>
              <m:r>
                <w:rPr>
                  <w:rFonts w:ascii="Cambria Math" w:hAnsi="Cambria Math"/>
                  <w:sz w:val="24"/>
                </w:rPr>
                <m:t>o</m:t>
              </m:r>
            </m:sub>
          </m:sSub>
        </m:oMath>
        <w:r>
          <w:rPr>
            <w:rFonts w:eastAsia="宋体"/>
            <w:sz w:val="24"/>
            <w:szCs w:val="24"/>
          </w:rPr>
          <w:t xml:space="preserve"> 为保留源数值报告相对于加权中位数 </w:t>
        </w:r>
        <m:oMath>
          <m:r>
            <w:rPr>
              <w:rFonts w:ascii="Cambria Math" w:hAnsi="Cambria Math"/>
              <w:sz w:val="24"/>
            </w:rPr>
            <m:t>m</m:t>
          </m:r>
        </m:oMath>
        <w:r>
          <w:rPr>
            <w:rFonts w:eastAsia="宋体"/>
            <w:sz w:val="24"/>
            <w:szCs w:val="24"/>
          </w:rPr>
          <w:t xml:space="preserve"> 的中位数绝对偏差（MAD）；</w:t>
        </w:r>
        <m:oMath>
          <m:sSup>
            <m:sSupPr/>
            <m:e>
              <m:r>
                <m:rPr>
                  <m:sty m:val="p"/>
                </m:rPr>
                <w:rPr>
                  <w:rFonts w:ascii="Cambria Math" w:hAnsi="Cambria Math"/>
                  <w:sz w:val="24"/>
                </w:rPr>
                <m:t>Φ</m:t>
              </m:r>
            </m:e>
            <m:sup>
              <m:r>
                <m:rPr>
                  <m:sty m:val="p"/>
                </m:rPr>
                <w:rPr>
                  <w:rFonts w:ascii="Cambria Math" w:hAnsi="Cambria Math"/>
                  <w:sz w:val="24"/>
                </w:rPr>
                <m:t>−1</m:t>
              </m:r>
            </m:sup>
          </m:sSup>
          <m:d>
            <m:dPr>
              <m:begChr m:val="("/>
              <m:endChr m:val=")"/>
            </m:dPr>
            <m:e>
              <m:r>
                <m:rPr>
                  <m:sty m:val="p"/>
                </m:rPr>
                <w:rPr>
                  <w:rFonts w:ascii="Cambria Math" w:hAnsi="Cambria Math"/>
                  <w:sz w:val="24"/>
                </w:rPr>
                <m:t>0.75</m:t>
              </m:r>
            </m:e>
          </m:d>
        </m:oMath>
        <w:r>
          <w:rPr>
            <w:rFonts w:eastAsia="宋体"/>
            <w:sz w:val="24"/>
            <w:szCs w:val="24"/>
          </w:rPr>
          <w:t xml:space="preserve"> ≈ 0.67449 为标准正态分布的 0.75 分位数；1.4826 为将 MAD 转换为与标准差一致的尺度因子。</w:t>
        </w:r>
      </w:ins>
    </w:p>
    <w:p w14:paraId="06BFCF36">
      <w:pPr>
        <w:pStyle w:val="24"/>
        <w:tabs>
          <w:tab w:val="center" w:pos="4153"/>
          <w:tab w:val="right" w:pos="8306"/>
        </w:tabs>
        <w:jc w:val="center"/>
        <w:rPr>
          <w:rFonts w:ascii="楷体" w:hAnsi="楷体" w:eastAsia="楷体"/>
          <w:kern w:val="0"/>
          <w:sz w:val="28"/>
          <w:szCs w:val="24"/>
        </w:rPr>
      </w:pPr>
      <m:oMath>
        <m:box>
          <m:boxPr/>
          <m:e>
            <m:sSubSup>
              <m:sSubSupPr/>
              <m:e>
                <m:r>
                  <m:rPr/>
                  <w:rPr>
                    <w:rFonts w:ascii="Cambria Math" w:hAnsi="Cambria Math" w:eastAsia="楷体"/>
                    <w:kern w:val="0"/>
                    <w:sz w:val="28"/>
                  </w:rPr>
                  <m:t>w</m:t>
                </m:r>
              </m:e>
              <m:sub>
                <m:r>
                  <m:rPr/>
                  <w:rPr>
                    <w:rFonts w:ascii="Cambria Math" w:hAnsi="Cambria Math" w:eastAsia="楷体"/>
                    <w:kern w:val="0"/>
                    <w:sz w:val="28"/>
                  </w:rPr>
                  <m:t>i</m:t>
                </m:r>
              </m:sub>
              <m:sup>
                <m:box>
                  <m:boxPr/>
                  <m:e>
                    <m:box>
                      <m:boxPr/>
                      <m:e>
                        <m:r>
                          <m:rPr>
                            <m:sty m:val="p"/>
                          </m:rPr>
                          <w:rPr>
                            <w:rFonts w:ascii="Cambria Math" w:hAnsi="Cambria Math" w:eastAsia="楷体"/>
                            <w:kern w:val="0"/>
                            <w:sz w:val="28"/>
                          </w:rPr>
                          <m:t>Tukey</m:t>
                        </m:r>
                      </m:e>
                    </m:box>
                  </m:e>
                </m:box>
              </m:sup>
            </m:sSubSup>
            <m:r>
              <m:rPr>
                <m:sty m:val="p"/>
              </m:rPr>
              <w:rPr>
                <w:rFonts w:ascii="Cambria Math" w:hAnsi="Cambria Math" w:eastAsia="楷体"/>
                <w:kern w:val="0"/>
                <w:sz w:val="28"/>
              </w:rPr>
              <m:t>=</m:t>
            </m:r>
            <m:box>
              <m:boxPr/>
              <m:e>
                <m:d>
                  <m:dPr>
                    <m:begChr m:val="{"/>
                    <m:endChr m:val=""/>
                  </m:dPr>
                  <m:e>
                    <m:box>
                      <m:boxPr/>
                      <m:e>
                        <m:m>
                          <m:mPr>
                            <m:mcs>
                              <m:mc>
                                <m:mcPr>
                                  <m:count m:val="2"/>
                                  <m:mcJc m:val="center"/>
                                </m:mcPr>
                              </m:mc>
                            </m:mcs>
                          </m:mPr>
                          <m:mr>
                            <m:e>
                              <m:box>
                                <m:boxPr/>
                                <m:e>
                                  <m:sSup>
                                    <m:sSupPr/>
                                    <m:e>
                                      <m:box>
                                        <m:boxPr/>
                                        <m:e>
                                          <m:d>
                                            <m:dPr/>
                                            <m:e>
                                              <m:box>
                                                <m:boxPr/>
                                                <m:e>
                                                  <m:r>
                                                    <m:rPr>
                                                      <m:sty m:val="p"/>
                                                    </m:rPr>
                                                    <w:rPr>
                                                      <w:rFonts w:ascii="Cambria Math" w:hAnsi="Cambria Math" w:eastAsia="楷体"/>
                                                      <w:kern w:val="0"/>
                                                      <w:sz w:val="28"/>
                                                    </w:rPr>
                                                    <m:t>1−(</m:t>
                                                  </m:r>
                                                  <m:sSubSup>
                                                    <m:sSubSupPr/>
                                                    <m:e>
                                                      <m:r>
                                                        <m:rPr/>
                                                        <w:rPr>
                                                          <w:rFonts w:ascii="Cambria Math" w:hAnsi="Cambria Math" w:eastAsia="楷体"/>
                                                          <w:kern w:val="0"/>
                                                          <w:sz w:val="28"/>
                                                        </w:rPr>
                                                        <m:t>u</m:t>
                                                      </m:r>
                                                    </m:e>
                                                    <m:sub>
                                                      <m:r>
                                                        <m:rPr/>
                                                        <w:rPr>
                                                          <w:rFonts w:ascii="Cambria Math" w:hAnsi="Cambria Math" w:eastAsia="楷体"/>
                                                          <w:kern w:val="0"/>
                                                          <w:sz w:val="28"/>
                                                        </w:rPr>
                                                        <m:t>o</m:t>
                                                      </m:r>
                                                    </m:sub>
                                                    <m:sup>
                                                      <m:box>
                                                        <m:boxPr/>
                                                        <m:e>
                                                          <m:r>
                                                            <m:rPr/>
                                                            <w:rPr>
                                                              <w:rFonts w:ascii="Cambria Math" w:hAnsi="Cambria Math" w:eastAsia="楷体"/>
                                                              <w:kern w:val="0"/>
                                                              <w:sz w:val="28"/>
                                                            </w:rPr>
                                                            <m:t>i</m:t>
                                                          </m:r>
                                                        </m:e>
                                                      </m:box>
                                                    </m:sup>
                                                  </m:sSubSup>
                                                  <m:sSup>
                                                    <m:sSupPr/>
                                                    <m:e>
                                                      <m:r>
                                                        <m:rPr>
                                                          <m:sty m:val="p"/>
                                                        </m:rPr>
                                                        <w:rPr>
                                                          <w:rFonts w:ascii="Cambria Math" w:hAnsi="Cambria Math" w:eastAsia="楷体"/>
                                                          <w:kern w:val="0"/>
                                                          <w:sz w:val="28"/>
                                                        </w:rPr>
                                                        <m:t>)</m:t>
                                                      </m:r>
                                                    </m:e>
                                                    <m:sup>
                                                      <m:box>
                                                        <m:boxPr/>
                                                        <m:e>
                                                          <m:r>
                                                            <m:rPr>
                                                              <m:sty m:val="p"/>
                                                            </m:rPr>
                                                            <w:rPr>
                                                              <w:rFonts w:ascii="Cambria Math" w:hAnsi="Cambria Math" w:eastAsia="楷体"/>
                                                              <w:kern w:val="0"/>
                                                              <w:sz w:val="28"/>
                                                            </w:rPr>
                                                            <m:t>2</m:t>
                                                          </m:r>
                                                        </m:e>
                                                      </m:box>
                                                    </m:sup>
                                                  </m:sSup>
                                                </m:e>
                                              </m:box>
                                            </m:e>
                                          </m:d>
                                        </m:e>
                                      </m:box>
                                    </m:e>
                                    <m:sup>
                                      <m:box>
                                        <m:boxPr/>
                                        <m:e>
                                          <m:r>
                                            <m:rPr>
                                              <m:sty m:val="p"/>
                                            </m:rPr>
                                            <w:rPr>
                                              <w:rFonts w:ascii="Cambria Math" w:hAnsi="Cambria Math" w:eastAsia="楷体"/>
                                              <w:kern w:val="0"/>
                                              <w:sz w:val="28"/>
                                            </w:rPr>
                                            <m:t>2</m:t>
                                          </m:r>
                                        </m:e>
                                      </m:box>
                                    </m:sup>
                                  </m:sSup>
                                  <m:r>
                                    <m:rPr>
                                      <m:sty m:val="p"/>
                                    </m:rPr>
                                    <w:rPr>
                                      <w:rFonts w:ascii="Cambria Math" w:hAnsi="Cambria Math" w:eastAsia="楷体"/>
                                      <w:kern w:val="0"/>
                                      <w:sz w:val="28"/>
                                    </w:rPr>
                                    <m:t>,</m:t>
                                  </m:r>
                                </m:e>
                              </m:box>
                            </m:e>
                            <m:e>
                              <m:box>
                                <m:boxPr/>
                                <m:e>
                                  <m:d>
                                    <m:dPr>
                                      <m:begChr m:val="|"/>
                                      <m:endChr m:val="|"/>
                                    </m:dPr>
                                    <m:e>
                                      <m:box>
                                        <m:boxPr/>
                                        <m:e>
                                          <m:sSubSup>
                                            <m:sSubSupPr/>
                                            <m:e>
                                              <m:r>
                                                <m:rPr/>
                                                <w:rPr>
                                                  <w:rFonts w:ascii="Cambria Math" w:hAnsi="Cambria Math" w:eastAsia="楷体"/>
                                                  <w:kern w:val="0"/>
                                                  <w:sz w:val="28"/>
                                                </w:rPr>
                                                <m:t>u</m:t>
                                              </m:r>
                                            </m:e>
                                            <m:sub>
                                              <m:r>
                                                <m:rPr/>
                                                <w:rPr>
                                                  <w:rFonts w:ascii="Cambria Math" w:hAnsi="Cambria Math" w:eastAsia="楷体"/>
                                                  <w:kern w:val="0"/>
                                                  <w:sz w:val="28"/>
                                                </w:rPr>
                                                <m:t>o</m:t>
                                              </m:r>
                                            </m:sub>
                                            <m:sup>
                                              <m:box>
                                                <m:boxPr/>
                                                <m:e>
                                                  <m:r>
                                                    <m:rPr/>
                                                    <w:rPr>
                                                      <w:rFonts w:ascii="Cambria Math" w:hAnsi="Cambria Math" w:eastAsia="楷体"/>
                                                      <w:kern w:val="0"/>
                                                      <w:sz w:val="28"/>
                                                    </w:rPr>
                                                    <m:t>i</m:t>
                                                  </m:r>
                                                </m:e>
                                              </m:box>
                                            </m:sup>
                                          </m:sSubSup>
                                        </m:e>
                                      </m:box>
                                    </m:e>
                                  </m:d>
                                  <m:r>
                                    <m:rPr>
                                      <m:sty m:val="p"/>
                                    </m:rPr>
                                    <w:rPr>
                                      <w:rFonts w:ascii="Cambria Math" w:hAnsi="Cambria Math" w:eastAsia="楷体"/>
                                      <w:kern w:val="0"/>
                                      <w:sz w:val="28"/>
                                    </w:rPr>
                                    <m:t>≤1</m:t>
                                  </m:r>
                                </m:e>
                              </m:box>
                            </m:e>
                          </m:mr>
                          <m:mr>
                            <m:e>
                              <m:box>
                                <m:boxPr/>
                                <m:e>
                                  <m:r>
                                    <m:rPr>
                                      <m:sty m:val="p"/>
                                    </m:rPr>
                                    <w:rPr>
                                      <w:rFonts w:ascii="Cambria Math" w:hAnsi="Cambria Math" w:eastAsia="楷体"/>
                                      <w:kern w:val="0"/>
                                      <w:sz w:val="28"/>
                                    </w:rPr>
                                    <m:t>0,</m:t>
                                  </m:r>
                                </m:e>
                              </m:box>
                            </m:e>
                            <m:e>
                              <m:box>
                                <m:boxPr/>
                                <m:e>
                                  <m:d>
                                    <m:dPr>
                                      <m:begChr m:val="|"/>
                                      <m:endChr m:val="|"/>
                                    </m:dPr>
                                    <m:e>
                                      <m:box>
                                        <m:boxPr/>
                                        <m:e>
                                          <m:sSubSup>
                                            <m:sSubSupPr/>
                                            <m:e>
                                              <m:r>
                                                <m:rPr/>
                                                <w:rPr>
                                                  <w:rFonts w:ascii="Cambria Math" w:hAnsi="Cambria Math" w:eastAsia="楷体"/>
                                                  <w:kern w:val="0"/>
                                                  <w:sz w:val="28"/>
                                                </w:rPr>
                                                <m:t>u</m:t>
                                              </m:r>
                                            </m:e>
                                            <m:sub>
                                              <m:r>
                                                <m:rPr/>
                                                <w:rPr>
                                                  <w:rFonts w:ascii="Cambria Math" w:hAnsi="Cambria Math" w:eastAsia="楷体"/>
                                                  <w:kern w:val="0"/>
                                                  <w:sz w:val="28"/>
                                                </w:rPr>
                                                <m:t>o</m:t>
                                              </m:r>
                                            </m:sub>
                                            <m:sup>
                                              <m:box>
                                                <m:boxPr/>
                                                <m:e>
                                                  <m:r>
                                                    <m:rPr/>
                                                    <w:rPr>
                                                      <w:rFonts w:ascii="Cambria Math" w:hAnsi="Cambria Math" w:eastAsia="楷体"/>
                                                      <w:kern w:val="0"/>
                                                      <w:sz w:val="28"/>
                                                    </w:rPr>
                                                    <m:t>i</m:t>
                                                  </m:r>
                                                </m:e>
                                              </m:box>
                                            </m:sup>
                                          </m:sSubSup>
                                        </m:e>
                                      </m:box>
                                    </m:e>
                                  </m:d>
                                  <m:r>
                                    <m:rPr>
                                      <m:sty m:val="p"/>
                                    </m:rPr>
                                    <w:rPr>
                                      <w:rFonts w:ascii="Cambria Math" w:hAnsi="Cambria Math" w:eastAsia="楷体"/>
                                      <w:kern w:val="0"/>
                                      <w:sz w:val="28"/>
                                    </w:rPr>
                                    <m:t>&gt;1</m:t>
                                  </m:r>
                                </m:e>
                              </m:box>
                            </m:e>
                          </m:mr>
                        </m:m>
                      </m:e>
                    </m:box>
                  </m:e>
                </m:d>
              </m:e>
            </m:box>
            <m:r>
              <m:rPr>
                <m:sty m:val="p"/>
              </m:rPr>
              <w:rPr>
                <w:rFonts w:ascii="Cambria Math" w:hAnsi="Cambria Math" w:eastAsia="楷体"/>
                <w:kern w:val="0"/>
                <w:sz w:val="28"/>
              </w:rPr>
              <m:t>,</m:t>
            </m:r>
            <m:sSubSup>
              <m:sSubSupPr/>
              <m:e>
                <m:r>
                  <m:rPr/>
                  <w:rPr>
                    <w:rFonts w:ascii="Cambria Math" w:hAnsi="Cambria Math" w:eastAsia="楷体"/>
                    <w:kern w:val="0"/>
                    <w:sz w:val="28"/>
                  </w:rPr>
                  <m:t>u</m:t>
                </m:r>
              </m:e>
              <m:sub>
                <m:r>
                  <m:rPr/>
                  <w:rPr>
                    <w:rFonts w:ascii="Cambria Math" w:hAnsi="Cambria Math" w:eastAsia="楷体"/>
                    <w:kern w:val="0"/>
                    <w:sz w:val="28"/>
                  </w:rPr>
                  <m:t>o</m:t>
                </m:r>
              </m:sub>
              <m:sup>
                <m:box>
                  <m:boxPr/>
                  <m:e>
                    <m:r>
                      <m:rPr/>
                      <w:rPr>
                        <w:rFonts w:ascii="Cambria Math" w:hAnsi="Cambria Math" w:eastAsia="楷体"/>
                        <w:kern w:val="0"/>
                        <w:sz w:val="28"/>
                      </w:rPr>
                      <m:t>i</m:t>
                    </m:r>
                  </m:e>
                </m:box>
              </m:sup>
            </m:sSubSup>
            <m:r>
              <m:rPr>
                <m:sty m:val="p"/>
              </m:rPr>
              <w:rPr>
                <w:rFonts w:ascii="Cambria Math" w:hAnsi="Cambria Math" w:eastAsia="楷体"/>
                <w:kern w:val="0"/>
                <w:sz w:val="28"/>
              </w:rPr>
              <m:t>=</m:t>
            </m:r>
            <m:f>
              <m:fPr/>
              <m:num>
                <m:box>
                  <m:boxPr/>
                  <m:e>
                    <m:sSubSup>
                      <m:sSubSupPr/>
                      <m:e>
                        <m:r>
                          <m:rPr/>
                          <w:rPr>
                            <w:rFonts w:ascii="Cambria Math" w:hAnsi="Cambria Math" w:eastAsia="楷体"/>
                            <w:kern w:val="0"/>
                            <w:sz w:val="28"/>
                          </w:rPr>
                          <m:t>x</m:t>
                        </m:r>
                      </m:e>
                      <m:sub>
                        <m:r>
                          <m:rPr/>
                          <w:rPr>
                            <w:rFonts w:ascii="Cambria Math" w:hAnsi="Cambria Math" w:eastAsia="楷体"/>
                            <w:kern w:val="0"/>
                            <w:sz w:val="28"/>
                          </w:rPr>
                          <m:t>o</m:t>
                        </m:r>
                      </m:sub>
                      <m:sup>
                        <m:box>
                          <m:boxPr/>
                          <m:e>
                            <m:r>
                              <m:rPr/>
                              <w:rPr>
                                <w:rFonts w:ascii="Cambria Math" w:hAnsi="Cambria Math" w:eastAsia="楷体"/>
                                <w:kern w:val="0"/>
                                <w:sz w:val="28"/>
                              </w:rPr>
                              <m:t>i</m:t>
                            </m:r>
                          </m:e>
                        </m:box>
                      </m:sup>
                    </m:sSubSup>
                    <m:r>
                      <m:rPr>
                        <m:sty m:val="p"/>
                      </m:rPr>
                      <w:rPr>
                        <w:rFonts w:ascii="Cambria Math" w:hAnsi="Cambria Math" w:eastAsia="楷体"/>
                        <w:kern w:val="0"/>
                        <w:sz w:val="28"/>
                      </w:rPr>
                      <m:t>−</m:t>
                    </m:r>
                    <m:r>
                      <m:rPr/>
                      <w:rPr>
                        <w:rFonts w:ascii="Cambria Math" w:hAnsi="Cambria Math" w:eastAsia="楷体"/>
                        <w:kern w:val="0"/>
                        <w:sz w:val="28"/>
                      </w:rPr>
                      <m:t>m</m:t>
                    </m:r>
                  </m:e>
                </m:box>
              </m:num>
              <m:den>
                <m:box>
                  <m:boxPr/>
                  <m:e>
                    <m:r>
                      <m:rPr/>
                      <w:rPr>
                        <w:rFonts w:ascii="Cambria Math" w:hAnsi="Cambria Math" w:eastAsia="楷体"/>
                        <w:kern w:val="0"/>
                        <w:sz w:val="28"/>
                      </w:rPr>
                      <m:t>c</m:t>
                    </m:r>
                    <m:sSub>
                      <m:sSubPr/>
                      <m:e>
                        <m:r>
                          <m:rPr/>
                          <w:rPr>
                            <w:rFonts w:ascii="Cambria Math" w:hAnsi="Cambria Math" w:eastAsia="楷体"/>
                            <w:kern w:val="0"/>
                            <w:sz w:val="28"/>
                          </w:rPr>
                          <m:t>σ</m:t>
                        </m:r>
                      </m:e>
                      <m:sub>
                        <m:r>
                          <m:rPr/>
                          <w:rPr>
                            <w:rFonts w:ascii="Cambria Math" w:hAnsi="Cambria Math" w:eastAsia="楷体"/>
                            <w:kern w:val="0"/>
                            <w:sz w:val="28"/>
                          </w:rPr>
                          <m:t>o</m:t>
                        </m:r>
                      </m:sub>
                    </m:sSub>
                  </m:e>
                </m:box>
              </m:den>
            </m:f>
          </m:e>
        </m:box>
      </m:oMath>
      <w:r>
        <w:rPr>
          <w:rFonts w:hint="eastAsia"/>
          <w:i w:val="0"/>
          <w:lang w:val="en-US" w:eastAsia="zh-CN"/>
        </w:rPr>
        <w:t xml:space="preserve"> </w:t>
      </w:r>
      <w:r>
        <w:rPr>
          <w:rFonts w:ascii="楷体" w:hAnsi="楷体" w:eastAsia="楷体"/>
          <w:kern w:val="0"/>
          <w:sz w:val="28"/>
        </w:rPr>
        <w:t>（4）</w:t>
      </w:r>
    </w:p>
    <w:p>
      <w:pPr>
        <w:pStyle w:val="List Paragraph"/>
        <w:rPr>
          <w:ins w:id="115" w:author="Claude" w:date="2026-06-17T23:44:35Z"/>
        </w:rPr>
      </w:pPr>
      <w:ins w:id="116" w:author="Claude" w:date="2026-06-17T23:44:35Z">
        <w:r>
          <w:rPr>
            <w:rFonts w:eastAsia="宋体"/>
            <w:sz w:val="24"/>
            <w:szCs w:val="24"/>
          </w:rPr>
          <w:t>其中，</w:t>
        </w:r>
        <m:oMath>
          <m:sSub>
            <m:sSubPr/>
            <m:e>
              <m:r>
                <w:rPr>
                  <w:rFonts w:ascii="Cambria Math" w:hAnsi="Cambria Math"/>
                  <w:sz w:val="24"/>
                </w:rPr>
                <m:t>σ</m:t>
              </m:r>
            </m:e>
            <m:sub>
              <m:r>
                <w:rPr>
                  <w:rFonts w:ascii="Cambria Math" w:hAnsi="Cambria Math"/>
                  <w:sz w:val="24"/>
                </w:rPr>
                <m:t>o</m:t>
              </m:r>
            </m:sub>
          </m:sSub>
        </m:oMath>
        <w:r>
          <w:rPr>
            <w:rFonts w:eastAsia="宋体"/>
            <w:sz w:val="24"/>
            <w:szCs w:val="24"/>
          </w:rPr>
          <w:t xml:space="preserve"> 为鲁棒尺度估计，定义为 </w:t>
        </w:r>
        <m:oMath>
          <m:sSub>
            <m:sSubPr/>
            <m:e>
              <m:r>
                <w:rPr>
                  <w:rFonts w:ascii="Cambria Math" w:hAnsi="Cambria Math"/>
                  <w:sz w:val="24"/>
                </w:rPr>
                <m:t>σ</m:t>
              </m:r>
            </m:e>
            <m:sub>
              <m:r>
                <w:rPr>
                  <w:rFonts w:ascii="Cambria Math" w:hAnsi="Cambria Math"/>
                  <w:sz w:val="24"/>
                </w:rPr>
                <m:t>o</m:t>
              </m:r>
            </m:sub>
          </m:sSub>
          <m:r>
            <m:rPr>
              <m:sty m:val="p"/>
            </m:rPr>
            <w:rPr>
              <w:rFonts w:ascii="Cambria Math" w:hAnsi="Cambria Math"/>
              <w:sz w:val="24"/>
            </w:rPr>
            <m:t>=</m:t>
          </m:r>
          <m:sSub>
            <m:sSubPr/>
            <m:e>
              <m:r>
                <w:rPr>
                  <w:rFonts w:ascii="Cambria Math" w:hAnsi="Cambria Math"/>
                  <w:sz w:val="24"/>
                </w:rPr>
                <m:t>δ</m:t>
              </m:r>
            </m:e>
            <m:sub>
              <m:r>
                <w:rPr>
                  <w:rFonts w:ascii="Cambria Math" w:hAnsi="Cambria Math"/>
                  <w:sz w:val="24"/>
                </w:rPr>
                <m:t>o</m:t>
              </m:r>
            </m:sub>
          </m:sSub>
          <m:r>
            <m:rPr>
              <m:sty m:val="p"/>
            </m:rPr>
            <w:rPr>
              <w:rFonts w:ascii="Cambria Math" w:hAnsi="Cambria Math"/>
              <w:sz w:val="24"/>
            </w:rPr>
            <m:t>/</m:t>
          </m:r>
          <m:sSup>
            <m:sSupPr/>
            <m:e>
              <m:r>
                <m:rPr>
                  <m:sty m:val="p"/>
                </m:rPr>
                <w:rPr>
                  <w:rFonts w:ascii="Cambria Math" w:hAnsi="Cambria Math"/>
                  <w:sz w:val="24"/>
                </w:rPr>
                <m:t>Φ</m:t>
              </m:r>
            </m:e>
            <m:sup>
              <m:r>
                <m:rPr>
                  <m:sty m:val="p"/>
                </m:rPr>
                <w:rPr>
                  <w:rFonts w:ascii="Cambria Math" w:hAnsi="Cambria Math"/>
                  <w:sz w:val="24"/>
                </w:rPr>
                <m:t>−1</m:t>
              </m:r>
            </m:sup>
          </m:sSup>
          <m:d>
            <m:dPr>
              <m:begChr m:val="("/>
              <m:endChr m:val=")"/>
            </m:dPr>
            <m:e>
              <m:r>
                <m:rPr>
                  <m:sty m:val="p"/>
                </m:rPr>
                <w:rPr>
                  <w:rFonts w:ascii="Cambria Math" w:hAnsi="Cambria Math"/>
                  <w:sz w:val="24"/>
                </w:rPr>
                <m:t>0.75</m:t>
              </m:r>
            </m:e>
          </m:d>
          <m:r>
            <m:rPr>
              <m:sty m:val="p"/>
            </m:rPr>
            <w:rPr>
              <w:rFonts w:ascii="Cambria Math" w:hAnsi="Cambria Math"/>
              <w:sz w:val="24"/>
            </w:rPr>
            <m:t>≈</m:t>
          </m:r>
          <m:r>
            <m:rPr>
              <m:sty m:val="p"/>
            </m:rPr>
            <w:rPr>
              <w:rFonts w:ascii="Cambria Math" w:hAnsi="Cambria Math"/>
              <w:sz w:val="24"/>
            </w:rPr>
            <m:t>1.4826</m:t>
          </m:r>
          <m:sSub>
            <m:sSubPr/>
            <m:e>
              <m:r>
                <w:rPr>
                  <w:rFonts w:ascii="Cambria Math" w:hAnsi="Cambria Math"/>
                  <w:sz w:val="24"/>
                </w:rPr>
                <m:t>δ</m:t>
              </m:r>
            </m:e>
            <m:sub>
              <m:r>
                <w:rPr>
                  <w:rFonts w:ascii="Cambria Math" w:hAnsi="Cambria Math"/>
                  <w:sz w:val="24"/>
                </w:rPr>
                <m:t>o</m:t>
              </m:r>
            </m:sub>
          </m:sSub>
        </m:oMath>
        <w:r>
          <w:rPr>
            <w:rFonts w:eastAsia="宋体"/>
            <w:sz w:val="24"/>
            <w:szCs w:val="24"/>
          </w:rPr>
          <w:t>；</w:t>
        </w:r>
        <m:oMath>
          <m:sSup>
            <m:sSupPr/>
            <m:e>
              <m:r>
                <m:rPr>
                  <m:sty m:val="p"/>
                </m:rPr>
                <w:rPr>
                  <w:rFonts w:ascii="Cambria Math" w:hAnsi="Cambria Math"/>
                  <w:sz w:val="24"/>
                </w:rPr>
                <m:t>Φ</m:t>
              </m:r>
            </m:e>
            <m:sup>
              <m:r>
                <m:rPr>
                  <m:sty m:val="p"/>
                </m:rPr>
                <w:rPr>
                  <w:rFonts w:ascii="Cambria Math" w:hAnsi="Cambria Math"/>
                  <w:sz w:val="24"/>
                </w:rPr>
                <m:t>−1</m:t>
              </m:r>
            </m:sup>
          </m:sSup>
          <m:d>
            <m:dPr>
              <m:begChr m:val="("/>
              <m:endChr m:val=")"/>
            </m:dPr>
            <m:e>
              <m:r>
                <m:rPr>
                  <m:sty m:val="p"/>
                </m:rPr>
                <w:rPr>
                  <w:rFonts w:ascii="Cambria Math" w:hAnsi="Cambria Math"/>
                  <w:sz w:val="24"/>
                </w:rPr>
                <m:t>0.75</m:t>
              </m:r>
            </m:e>
          </m:d>
        </m:oMath>
        <w:r>
          <w:rPr>
            <w:rFonts w:eastAsia="宋体"/>
            <w:sz w:val="24"/>
            <w:szCs w:val="24"/>
          </w:rPr>
          <w:t xml:space="preserve"> ≈ 0.67449 为标准正态分布的 0.75 分位数；</w:t>
        </w:r>
        <m:oMath>
          <m:sSubSup>
            <m:sSubSupPr/>
            <m:e>
              <m:r>
                <w:rPr>
                  <w:rFonts w:ascii="Cambria Math" w:hAnsi="Cambria Math"/>
                  <w:sz w:val="24"/>
                </w:rPr>
                <m:t>u</m:t>
              </m:r>
            </m:e>
            <m:sub>
              <m:r>
                <w:rPr>
                  <w:rFonts w:ascii="Cambria Math" w:hAnsi="Cambria Math"/>
                  <w:sz w:val="24"/>
                </w:rPr>
                <m:t>o</m:t>
              </m:r>
            </m:sub>
            <m:sup>
              <m:r>
                <w:rPr>
                  <w:rFonts w:ascii="Cambria Math" w:hAnsi="Cambria Math"/>
                  <w:sz w:val="24"/>
                </w:rPr>
                <m:t>i</m:t>
              </m:r>
            </m:sup>
          </m:sSubSup>
          <m:r>
            <m:rPr>
              <m:sty m:val="p"/>
            </m:rPr>
            <w:rPr>
              <w:rFonts w:ascii="Cambria Math" w:hAnsi="Cambria Math"/>
              <w:sz w:val="24"/>
            </w:rPr>
            <m:t>=</m:t>
          </m:r>
          <m:d>
            <m:dPr>
              <m:begChr m:val="("/>
              <m:endChr m:val=")"/>
            </m:dPr>
            <m:e>
              <m:sSubSup>
                <m:sSubSupPr/>
                <m:e>
                  <m:r>
                    <w:rPr>
                      <w:rFonts w:ascii="Cambria Math" w:hAnsi="Cambria Math"/>
                      <w:sz w:val="24"/>
                    </w:rPr>
                    <m:t>x</m:t>
                  </m:r>
                </m:e>
                <m:sub>
                  <m:r>
                    <w:rPr>
                      <w:rFonts w:ascii="Cambria Math" w:hAnsi="Cambria Math"/>
                      <w:sz w:val="24"/>
                    </w:rPr>
                    <m:t>o</m:t>
                  </m:r>
                </m:sub>
                <m:sup>
                  <m:r>
                    <w:rPr>
                      <w:rFonts w:ascii="Cambria Math" w:hAnsi="Cambria Math"/>
                      <w:sz w:val="24"/>
                    </w:rPr>
                    <m:t>i</m:t>
                  </m:r>
                </m:sup>
              </m:sSubSup>
              <m:r>
                <m:rPr>
                  <m:sty m:val="p"/>
                </m:rPr>
                <w:rPr>
                  <w:rFonts w:ascii="Cambria Math" w:hAnsi="Cambria Math"/>
                  <w:sz w:val="24"/>
                </w:rPr>
                <m:t>−</m:t>
              </m:r>
              <m:r>
                <w:rPr>
                  <w:rFonts w:ascii="Cambria Math" w:hAnsi="Cambria Math"/>
                  <w:sz w:val="24"/>
                </w:rPr>
                <m:t>m</m:t>
              </m:r>
            </m:e>
          </m:d>
          <m:r>
            <m:rPr>
              <m:sty m:val="p"/>
            </m:rPr>
            <w:rPr>
              <w:rFonts w:ascii="Cambria Math" w:hAnsi="Cambria Math"/>
              <w:sz w:val="24"/>
            </w:rPr>
            <m:t>/</m:t>
          </m:r>
          <m:d>
            <m:dPr>
              <m:begChr m:val="("/>
              <m:endChr m:val=")"/>
            </m:dPr>
            <m:e>
              <m:r>
                <w:rPr>
                  <w:rFonts w:ascii="Cambria Math" w:hAnsi="Cambria Math"/>
                  <w:sz w:val="24"/>
                </w:rPr>
                <m:t>c</m:t>
              </m:r>
              <m:r>
                <m:rPr>
                  <m:sty m:val="p"/>
                </m:rPr>
                <w:rPr>
                  <w:rFonts w:ascii="Cambria Math" w:hAnsi="Cambria Math"/>
                  <w:sz w:val="24"/>
                </w:rPr>
                <m:t>·</m:t>
              </m:r>
              <m:sSub>
                <m:sSubPr/>
                <m:e>
                  <m:r>
                    <w:rPr>
                      <w:rFonts w:ascii="Cambria Math" w:hAnsi="Cambria Math"/>
                      <w:sz w:val="24"/>
                    </w:rPr>
                    <m:t>σ</m:t>
                  </m:r>
                </m:e>
                <m:sub>
                  <m:r>
                    <w:rPr>
                      <w:rFonts w:ascii="Cambria Math" w:hAnsi="Cambria Math"/>
                      <w:sz w:val="24"/>
                    </w:rPr>
                    <m:t>o</m:t>
                  </m:r>
                </m:sub>
              </m:sSub>
            </m:e>
          </m:d>
        </m:oMath>
        <w:r>
          <w:rPr>
            <w:rFonts w:eastAsia="宋体"/>
            <w:sz w:val="24"/>
            <w:szCs w:val="24"/>
          </w:rPr>
          <w:t xml:space="preserve"> 为第 </w:t>
        </w:r>
        <m:oMath>
          <m:r>
            <w:rPr>
              <w:rFonts w:ascii="Cambria Math" w:hAnsi="Cambria Math"/>
              <w:sz w:val="24"/>
            </w:rPr>
            <m:t>i</m:t>
          </m:r>
        </m:oMath>
        <w:r>
          <w:rPr>
            <w:rFonts w:eastAsia="宋体"/>
            <w:sz w:val="24"/>
            <w:szCs w:val="24"/>
          </w:rPr>
          <w:t xml:space="preserve"> 个源的标准化残差；</w:t>
        </w:r>
        <m:oMath>
          <m:r>
            <w:rPr>
              <w:rFonts w:ascii="Cambria Math" w:hAnsi="Cambria Math"/>
              <w:sz w:val="24"/>
            </w:rPr>
            <m:t>c</m:t>
          </m:r>
          <m:r>
            <m:rPr>
              <m:sty m:val="p"/>
            </m:rPr>
            <w:rPr>
              <w:rFonts w:ascii="Cambria Math" w:hAnsi="Cambria Math"/>
              <w:sz w:val="24"/>
            </w:rPr>
            <m:t xml:space="preserve"> = </m:t>
          </m:r>
          <m:r>
            <m:rPr>
              <m:sty m:val="p"/>
            </m:rPr>
            <w:rPr>
              <w:rFonts w:ascii="Cambria Math" w:hAnsi="Cambria Math"/>
              <w:sz w:val="24"/>
            </w:rPr>
            <m:t>4.685</m:t>
          </m:r>
        </m:oMath>
        <w:r>
          <w:rPr>
            <w:rFonts w:eastAsia="宋体"/>
            <w:sz w:val="24"/>
            <w:szCs w:val="24"/>
          </w:rPr>
          <w:t xml:space="preserve"> 为鲁棒统计学中的标准调谐常数；</w:t>
        </w:r>
        <m:oMath>
          <m:sSubSup>
            <m:sSubSupPr/>
            <m:e>
              <m:r>
                <w:rPr>
                  <w:rFonts w:ascii="Cambria Math" w:hAnsi="Cambria Math"/>
                  <w:sz w:val="24"/>
                </w:rPr>
                <m:t>w</m:t>
              </m:r>
            </m:e>
            <m:sub>
              <m:r>
                <w:rPr>
                  <w:rFonts w:ascii="Cambria Math" w:hAnsi="Cambria Math"/>
                  <w:sz w:val="24"/>
                </w:rPr>
                <m:t>i</m:t>
              </m:r>
            </m:sub>
            <m:sup>
              <m:r>
                <m:rPr>
                  <m:sty m:val="p"/>
                </m:rPr>
                <w:rPr>
                  <w:rFonts w:ascii="Cambria Math" w:hAnsi="Cambria Math"/>
                  <w:sz w:val="24"/>
                </w:rPr>
                <m:t>Tukey</m:t>
              </m:r>
            </m:sup>
          </m:sSubSup>
        </m:oMath>
        <w:r>
          <w:rPr>
            <w:rFonts w:eastAsia="宋体"/>
            <w:sz w:val="24"/>
            <w:szCs w:val="24"/>
          </w:rPr>
          <w:t xml:space="preserve"> 为第 </w:t>
        </w:r>
        <m:oMath>
          <m:r>
            <w:rPr>
              <w:rFonts w:ascii="Cambria Math" w:hAnsi="Cambria Math"/>
              <w:sz w:val="24"/>
            </w:rPr>
            <m:t>i</m:t>
          </m:r>
        </m:oMath>
        <w:r>
          <w:rPr>
            <w:rFonts w:eastAsia="宋体"/>
            <w:sz w:val="24"/>
            <w:szCs w:val="24"/>
          </w:rPr>
          <w:t xml:space="preserve"> 个源的 Tukey bisquare 权重，当 </w:t>
        </w:r>
        <m:oMath>
          <m:r>
            <m:rPr>
              <m:sty m:val="p"/>
            </m:rPr>
            <w:rPr>
              <w:rFonts w:ascii="Cambria Math" w:hAnsi="Cambria Math"/>
              <w:sz w:val="24"/>
            </w:rPr>
            <m:t>|</m:t>
          </m:r>
          <m:sSubSup>
            <m:sSubSupPr/>
            <m:e>
              <m:r>
                <w:rPr>
                  <w:rFonts w:ascii="Cambria Math" w:hAnsi="Cambria Math"/>
                  <w:sz w:val="24"/>
                </w:rPr>
                <m:t>u</m:t>
              </m:r>
            </m:e>
            <m:sub>
              <m:r>
                <w:rPr>
                  <w:rFonts w:ascii="Cambria Math" w:hAnsi="Cambria Math"/>
                  <w:sz w:val="24"/>
                </w:rPr>
                <m:t>o</m:t>
              </m:r>
            </m:sub>
            <m:sup>
              <m:r>
                <w:rPr>
                  <w:rFonts w:ascii="Cambria Math" w:hAnsi="Cambria Math"/>
                  <w:sz w:val="24"/>
                </w:rPr>
                <m:t>i</m:t>
              </m:r>
            </m:sup>
          </m:sSubSup>
          <m:r>
            <m:rPr>
              <m:sty m:val="p"/>
            </m:rPr>
            <w:rPr>
              <w:rFonts w:ascii="Cambria Math" w:hAnsi="Cambria Math"/>
              <w:sz w:val="24"/>
            </w:rPr>
            <m:t>|</m:t>
          </m:r>
          <m:r>
            <m:rPr>
              <m:sty m:val="p"/>
            </m:rPr>
            <w:rPr>
              <w:rFonts w:ascii="Cambria Math" w:hAnsi="Cambria Math"/>
              <w:sz w:val="24"/>
            </w:rPr>
            <m:t xml:space="preserve"> ≤ </m:t>
          </m:r>
          <m:r>
            <m:rPr>
              <m:sty m:val="p"/>
            </m:rPr>
            <w:rPr>
              <w:rFonts w:ascii="Cambria Math" w:hAnsi="Cambria Math"/>
              <w:sz w:val="24"/>
            </w:rPr>
            <m:t>1</m:t>
          </m:r>
        </m:oMath>
        <w:r>
          <w:rPr>
            <w:rFonts w:eastAsia="宋体"/>
            <w:sz w:val="24"/>
            <w:szCs w:val="24"/>
          </w:rPr>
          <w:t xml:space="preserve"> 时取值 </w:t>
        </w:r>
        <m:oMath>
          <m:sSup>
            <m:sSupPr/>
            <m:e>
              <m:d>
                <m:dPr>
                  <m:begChr m:val="("/>
                  <m:endChr m:val=")"/>
                </m:dPr>
                <m:e>
                  <m:r>
                    <m:rPr>
                      <m:sty m:val="p"/>
                    </m:rPr>
                    <w:rPr>
                      <w:rFonts w:ascii="Cambria Math" w:hAnsi="Cambria Math"/>
                      <w:sz w:val="24"/>
                    </w:rPr>
                    <m:t>1</m:t>
                  </m:r>
                  <m:r>
                    <m:rPr>
                      <m:sty m:val="p"/>
                    </m:rPr>
                    <w:rPr>
                      <w:rFonts w:ascii="Cambria Math" w:hAnsi="Cambria Math"/>
                      <w:sz w:val="24"/>
                    </w:rPr>
                    <m:t>−</m:t>
                  </m:r>
                  <m:sSup>
                    <m:sSupPr/>
                    <m:e>
                      <m:d>
                        <m:dPr>
                          <m:begChr m:val="("/>
                          <m:endChr m:val=")"/>
                        </m:dPr>
                        <m:e>
                          <m:sSubSup>
                            <m:sSubSupPr/>
                            <m:e>
                              <m:r>
                                <w:rPr>
                                  <w:rFonts w:ascii="Cambria Math" w:hAnsi="Cambria Math"/>
                                  <w:sz w:val="24"/>
                                </w:rPr>
                                <m:t>u</m:t>
                              </m:r>
                            </m:e>
                            <m:sub>
                              <m:r>
                                <w:rPr>
                                  <w:rFonts w:ascii="Cambria Math" w:hAnsi="Cambria Math"/>
                                  <w:sz w:val="24"/>
                                </w:rPr>
                                <m:t>o</m:t>
                              </m:r>
                            </m:sub>
                            <m:sup>
                              <m:r>
                                <w:rPr>
                                  <w:rFonts w:ascii="Cambria Math" w:hAnsi="Cambria Math"/>
                                  <w:sz w:val="24"/>
                                </w:rPr>
                                <m:t>i</m:t>
                              </m:r>
                            </m:sup>
                          </m:sSubSup>
                        </m:e>
                      </m:d>
                    </m:e>
                    <m:sup>
                      <m:r>
                        <m:rPr>
                          <m:sty m:val="p"/>
                        </m:rPr>
                        <w:rPr>
                          <w:rFonts w:ascii="Cambria Math" w:hAnsi="Cambria Math"/>
                          <w:sz w:val="24"/>
                        </w:rPr>
                        <m:t>2</m:t>
                      </m:r>
                    </m:sup>
                  </m:sSup>
                </m:e>
              </m:d>
            </m:e>
            <m:sup>
              <m:r>
                <m:rPr>
                  <m:sty m:val="p"/>
                </m:rPr>
                <w:rPr>
                  <w:rFonts w:ascii="Cambria Math" w:hAnsi="Cambria Math"/>
                  <w:sz w:val="24"/>
                </w:rPr>
                <m:t>2</m:t>
              </m:r>
            </m:sup>
          </m:sSup>
        </m:oMath>
        <w:r>
          <w:rPr>
            <w:rFonts w:eastAsia="宋体"/>
            <w:sz w:val="24"/>
            <w:szCs w:val="24"/>
          </w:rPr>
          <w:t>，否则为 0。</w:t>
        </w:r>
      </w:ins>
    </w:p>
    <w:p w14:paraId="65431A19">
      <w:pPr>
        <w:pStyle w:val="24"/>
        <w:tabs>
          <w:tab w:val="center" w:pos="4153"/>
          <w:tab w:val="right" w:pos="8306"/>
        </w:tabs>
        <w:jc w:val="center"/>
        <w:rPr>
          <w:rFonts w:ascii="楷体" w:hAnsi="楷体" w:eastAsia="楷体"/>
          <w:kern w:val="0"/>
          <w:sz w:val="28"/>
          <w:szCs w:val="24"/>
        </w:rPr>
      </w:pPr>
      <m:oMath>
        <m:box>
          <m:boxPr/>
          <m:e>
            <m:sSub>
              <m:sSubPr/>
              <m:e>
                <m:limUpp>
                  <m:limUppPr/>
                  <m:e>
                    <m:box>
                      <m:boxPr/>
                      <m:e>
                        <m:r>
                          <m:rPr/>
                          <w:rPr>
                            <w:rFonts w:ascii="Cambria Math" w:hAnsi="Cambria Math" w:eastAsia="楷体"/>
                            <w:kern w:val="0"/>
                            <w:sz w:val="28"/>
                          </w:rPr>
                          <m:t>x</m:t>
                        </m:r>
                      </m:e>
                    </m:box>
                  </m:e>
                  <m:lim>
                    <m:r>
                      <m:rPr>
                        <m:sty m:val="p"/>
                      </m:rPr>
                      <w:rPr>
                        <w:rFonts w:ascii="Cambria Math" w:hAnsi="Cambria Math" w:eastAsia="楷体"/>
                        <w:kern w:val="0"/>
                        <w:sz w:val="28"/>
                      </w:rPr>
                      <m:t>^</m:t>
                    </m:r>
                  </m:lim>
                </m:limUpp>
              </m:e>
              <m:sub>
                <m:r>
                  <m:rPr/>
                  <w:rPr>
                    <w:rFonts w:ascii="Cambria Math" w:hAnsi="Cambria Math" w:eastAsia="楷体"/>
                    <w:kern w:val="0"/>
                    <w:sz w:val="28"/>
                  </w:rPr>
                  <m:t>o</m:t>
                </m:r>
              </m:sub>
            </m:sSub>
            <m:r>
              <m:rPr>
                <m:sty m:val="p"/>
              </m:rPr>
              <w:rPr>
                <w:rFonts w:ascii="Cambria Math" w:hAnsi="Cambria Math" w:eastAsia="楷体"/>
                <w:kern w:val="0"/>
                <w:sz w:val="28"/>
              </w:rPr>
              <m:t>=</m:t>
            </m:r>
            <m:f>
              <m:fPr/>
              <m:num>
                <m:box>
                  <m:boxPr/>
                  <m:e>
                    <m:nary>
                      <m:naryPr>
                        <m:chr m:val="∑"/>
                        <m:limLoc m:val="undOvr"/>
                      </m:naryPr>
                      <m:sub>
                        <m:box>
                          <m:boxPr/>
                          <m:e>
                            <m:r>
                              <m:rPr/>
                              <w:rPr>
                                <w:rFonts w:ascii="Cambria Math" w:hAnsi="Cambria Math" w:eastAsia="楷体"/>
                                <w:kern w:val="0"/>
                                <w:sz w:val="28"/>
                              </w:rPr>
                              <m:t>i</m:t>
                            </m:r>
                            <m:r>
                              <m:rPr>
                                <m:sty m:val="p"/>
                              </m:rPr>
                              <w:rPr>
                                <w:rFonts w:ascii="Cambria Math" w:hAnsi="Cambria Math" w:eastAsia="楷体"/>
                                <w:kern w:val="0"/>
                                <w:sz w:val="28"/>
                              </w:rPr>
                              <m:t>=1</m:t>
                            </m:r>
                          </m:e>
                        </m:box>
                      </m:sub>
                      <m:sup>
                        <m:box>
                          <m:boxPr/>
                          <m:e>
                            <m:r>
                              <m:rPr/>
                              <w:rPr>
                                <w:rFonts w:ascii="Cambria Math" w:hAnsi="Cambria Math" w:eastAsia="楷体"/>
                                <w:kern w:val="0"/>
                                <w:sz w:val="28"/>
                              </w:rPr>
                              <m:t>n</m:t>
                            </m:r>
                          </m:e>
                        </m:box>
                      </m:sup>
                      <m:e>
                        <m:sSubSup>
                          <m:sSubSupPr/>
                          <m:e>
                            <m:r>
                              <m:rPr/>
                              <w:rPr>
                                <w:rFonts w:ascii="Cambria Math" w:hAnsi="Cambria Math" w:eastAsia="楷体"/>
                                <w:kern w:val="0"/>
                                <w:sz w:val="28"/>
                              </w:rPr>
                              <m:t>w</m:t>
                            </m:r>
                          </m:e>
                          <m:sub>
                            <m:r>
                              <m:rPr/>
                              <w:rPr>
                                <w:rFonts w:ascii="Cambria Math" w:hAnsi="Cambria Math" w:eastAsia="楷体"/>
                                <w:kern w:val="0"/>
                                <w:sz w:val="28"/>
                              </w:rPr>
                              <m:t>i</m:t>
                            </m:r>
                          </m:sub>
                          <m:sup>
                            <m:box>
                              <m:boxPr/>
                              <m:e>
                                <m:box>
                                  <m:boxPr/>
                                  <m:e>
                                    <m:r>
                                      <m:rPr>
                                        <m:sty m:val="p"/>
                                      </m:rPr>
                                      <w:rPr>
                                        <w:rFonts w:ascii="Cambria Math" w:hAnsi="Cambria Math" w:eastAsia="楷体"/>
                                        <w:kern w:val="0"/>
                                        <w:sz w:val="28"/>
                                      </w:rPr>
                                      <m:t>base</m:t>
                                    </m:r>
                                  </m:e>
                                </m:box>
                              </m:e>
                            </m:box>
                          </m:sup>
                        </m:sSubSup>
                        <m:sSubSup>
                          <m:sSubSupPr/>
                          <m:e>
                            <m:r>
                              <m:rPr/>
                              <w:rPr>
                                <w:rFonts w:ascii="Cambria Math" w:hAnsi="Cambria Math" w:eastAsia="楷体"/>
                                <w:kern w:val="0"/>
                                <w:sz w:val="28"/>
                              </w:rPr>
                              <m:t>w</m:t>
                            </m:r>
                          </m:e>
                          <m:sub>
                            <m:r>
                              <m:rPr/>
                              <w:rPr>
                                <w:rFonts w:ascii="Cambria Math" w:hAnsi="Cambria Math" w:eastAsia="楷体"/>
                                <w:kern w:val="0"/>
                                <w:sz w:val="28"/>
                              </w:rPr>
                              <m:t>i</m:t>
                            </m:r>
                          </m:sub>
                          <m:sup>
                            <m:box>
                              <m:boxPr/>
                              <m:e>
                                <m:box>
                                  <m:boxPr/>
                                  <m:e>
                                    <m:r>
                                      <m:rPr>
                                        <m:sty m:val="p"/>
                                      </m:rPr>
                                      <w:rPr>
                                        <w:rFonts w:ascii="Cambria Math" w:hAnsi="Cambria Math" w:eastAsia="楷体"/>
                                        <w:kern w:val="0"/>
                                        <w:sz w:val="28"/>
                                      </w:rPr>
                                      <m:t>Tukey</m:t>
                                    </m:r>
                                  </m:e>
                                </m:box>
                              </m:e>
                            </m:box>
                          </m:sup>
                        </m:sSubSup>
                        <m:sSubSup>
                          <m:sSubSupPr/>
                          <m:e>
                            <m:r>
                              <m:rPr/>
                              <w:rPr>
                                <w:rFonts w:ascii="Cambria Math" w:hAnsi="Cambria Math" w:eastAsia="楷体"/>
                                <w:kern w:val="0"/>
                                <w:sz w:val="28"/>
                              </w:rPr>
                              <m:t>x</m:t>
                            </m:r>
                          </m:e>
                          <m:sub>
                            <m:r>
                              <m:rPr/>
                              <w:rPr>
                                <w:rFonts w:ascii="Cambria Math" w:hAnsi="Cambria Math" w:eastAsia="楷体"/>
                                <w:kern w:val="0"/>
                                <w:sz w:val="28"/>
                              </w:rPr>
                              <m:t>o</m:t>
                            </m:r>
                          </m:sub>
                          <m:sup>
                            <m:box>
                              <m:boxPr/>
                              <m:e>
                                <m:r>
                                  <m:rPr/>
                                  <w:rPr>
                                    <w:rFonts w:ascii="Cambria Math" w:hAnsi="Cambria Math" w:eastAsia="楷体"/>
                                    <w:kern w:val="0"/>
                                    <w:sz w:val="28"/>
                                  </w:rPr>
                                  <m:t>i</m:t>
                                </m:r>
                              </m:e>
                            </m:box>
                          </m:sup>
                        </m:sSubSup>
                      </m:e>
                    </m:nary>
                  </m:e>
                </m:box>
              </m:num>
              <m:den>
                <m:box>
                  <m:boxPr/>
                  <m:e>
                    <m:nary>
                      <m:naryPr>
                        <m:chr m:val="∑"/>
                        <m:limLoc m:val="undOvr"/>
                      </m:naryPr>
                      <m:sub>
                        <m:box>
                          <m:boxPr/>
                          <m:e>
                            <m:r>
                              <m:rPr/>
                              <w:rPr>
                                <w:rFonts w:ascii="Cambria Math" w:hAnsi="Cambria Math" w:eastAsia="楷体"/>
                                <w:kern w:val="0"/>
                                <w:sz w:val="28"/>
                              </w:rPr>
                              <m:t>i</m:t>
                            </m:r>
                            <m:r>
                              <m:rPr>
                                <m:sty m:val="p"/>
                              </m:rPr>
                              <w:rPr>
                                <w:rFonts w:ascii="Cambria Math" w:hAnsi="Cambria Math" w:eastAsia="楷体"/>
                                <w:kern w:val="0"/>
                                <w:sz w:val="28"/>
                              </w:rPr>
                              <m:t>=1</m:t>
                            </m:r>
                          </m:e>
                        </m:box>
                      </m:sub>
                      <m:sup>
                        <m:box>
                          <m:boxPr/>
                          <m:e>
                            <m:r>
                              <m:rPr/>
                              <w:rPr>
                                <w:rFonts w:ascii="Cambria Math" w:hAnsi="Cambria Math" w:eastAsia="楷体"/>
                                <w:kern w:val="0"/>
                                <w:sz w:val="28"/>
                              </w:rPr>
                              <m:t>n</m:t>
                            </m:r>
                          </m:e>
                        </m:box>
                      </m:sup>
                      <m:e>
                        <m:sSubSup>
                          <m:sSubSupPr/>
                          <m:e>
                            <m:r>
                              <m:rPr/>
                              <w:rPr>
                                <w:rFonts w:ascii="Cambria Math" w:hAnsi="Cambria Math" w:eastAsia="楷体"/>
                                <w:kern w:val="0"/>
                                <w:sz w:val="28"/>
                              </w:rPr>
                              <m:t>w</m:t>
                            </m:r>
                          </m:e>
                          <m:sub>
                            <m:r>
                              <m:rPr/>
                              <w:rPr>
                                <w:rFonts w:ascii="Cambria Math" w:hAnsi="Cambria Math" w:eastAsia="楷体"/>
                                <w:kern w:val="0"/>
                                <w:sz w:val="28"/>
                              </w:rPr>
                              <m:t>i</m:t>
                            </m:r>
                          </m:sub>
                          <m:sup>
                            <m:box>
                              <m:boxPr/>
                              <m:e>
                                <m:box>
                                  <m:boxPr/>
                                  <m:e>
                                    <m:r>
                                      <m:rPr>
                                        <m:sty m:val="p"/>
                                      </m:rPr>
                                      <w:rPr>
                                        <w:rFonts w:ascii="Cambria Math" w:hAnsi="Cambria Math" w:eastAsia="楷体"/>
                                        <w:kern w:val="0"/>
                                        <w:sz w:val="28"/>
                                      </w:rPr>
                                      <m:t>base</m:t>
                                    </m:r>
                                  </m:e>
                                </m:box>
                              </m:e>
                            </m:box>
                          </m:sup>
                        </m:sSubSup>
                        <m:sSubSup>
                          <m:sSubSupPr/>
                          <m:e>
                            <m:r>
                              <m:rPr/>
                              <w:rPr>
                                <w:rFonts w:ascii="Cambria Math" w:hAnsi="Cambria Math" w:eastAsia="楷体"/>
                                <w:kern w:val="0"/>
                                <w:sz w:val="28"/>
                              </w:rPr>
                              <m:t>w</m:t>
                            </m:r>
                          </m:e>
                          <m:sub>
                            <m:r>
                              <m:rPr/>
                              <w:rPr>
                                <w:rFonts w:ascii="Cambria Math" w:hAnsi="Cambria Math" w:eastAsia="楷体"/>
                                <w:kern w:val="0"/>
                                <w:sz w:val="28"/>
                              </w:rPr>
                              <m:t>i</m:t>
                            </m:r>
                          </m:sub>
                          <m:sup>
                            <m:box>
                              <m:boxPr/>
                              <m:e>
                                <m:box>
                                  <m:boxPr/>
                                  <m:e>
                                    <m:r>
                                      <m:rPr>
                                        <m:sty m:val="p"/>
                                      </m:rPr>
                                      <w:rPr>
                                        <w:rFonts w:ascii="Cambria Math" w:hAnsi="Cambria Math" w:eastAsia="楷体"/>
                                        <w:kern w:val="0"/>
                                        <w:sz w:val="28"/>
                                      </w:rPr>
                                      <m:t>Tukey</m:t>
                                    </m:r>
                                  </m:e>
                                </m:box>
                              </m:e>
                            </m:box>
                          </m:sup>
                        </m:sSubSup>
                      </m:e>
                    </m:nary>
                  </m:e>
                </m:box>
              </m:den>
            </m:f>
          </m:e>
        </m:box>
      </m:oMath>
      <w:r>
        <w:rPr>
          <w:rFonts w:hint="eastAsia"/>
          <w:i w:val="0"/>
          <w:lang w:val="en-US" w:eastAsia="zh-CN"/>
        </w:rPr>
        <w:t xml:space="preserve"> </w:t>
      </w:r>
      <w:r>
        <w:rPr>
          <w:rFonts w:ascii="楷体" w:hAnsi="楷体" w:eastAsia="楷体"/>
          <w:kern w:val="0"/>
          <w:sz w:val="28"/>
        </w:rPr>
        <w:t>（5）</w:t>
      </w:r>
    </w:p>
    <w:p>
      <w:pPr>
        <w:pStyle w:val="List Paragraph"/>
        <w:rPr>
          <w:ins w:id="113" w:author="Claude" w:date="2026-06-17T23:44:35Z"/>
        </w:rPr>
      </w:pPr>
      <w:ins w:id="114" w:author="Claude" w:date="2026-06-17T23:44:35Z">
        <w:r>
          <w:rPr>
            <w:rFonts w:eastAsia="宋体"/>
            <w:sz w:val="24"/>
            <w:szCs w:val="24"/>
          </w:rPr>
          <w:t>其中，</w:t>
        </w:r>
        <m:oMath>
          <m:sSub>
            <m:sSubPr/>
            <m:e>
              <m:acc>
                <m:accPr/>
                <m:e>
                  <m:r>
                    <w:rPr>
                      <w:rFonts w:ascii="Cambria Math" w:hAnsi="Cambria Math"/>
                      <w:sz w:val="24"/>
                    </w:rPr>
                    <m:t>x</m:t>
                  </m:r>
                </m:e>
              </m:acc>
            </m:e>
            <m:sub>
              <m:r>
                <w:rPr>
                  <w:rFonts w:ascii="Cambria Math" w:hAnsi="Cambria Math"/>
                  <w:sz w:val="24"/>
                </w:rPr>
                <m:t>o</m:t>
              </m:r>
            </m:sub>
          </m:sSub>
        </m:oMath>
        <w:r>
          <w:rPr>
            <w:rFonts w:eastAsia="宋体"/>
            <w:sz w:val="24"/>
            <w:szCs w:val="24"/>
          </w:rPr>
          <w:t xml:space="preserve"> 为对象 </w:t>
        </w:r>
        <m:oMath>
          <m:r>
            <w:rPr>
              <w:rFonts w:ascii="Cambria Math" w:hAnsi="Cambria Math"/>
              <w:sz w:val="24"/>
            </w:rPr>
            <m:t>o</m:t>
          </m:r>
        </m:oMath>
        <w:r>
          <w:rPr>
            <w:rFonts w:eastAsia="宋体"/>
            <w:sz w:val="24"/>
            <w:szCs w:val="24"/>
          </w:rPr>
          <w:t xml:space="preserve"> 经 IRLS 迭代后的鲁棒数值真值估计；</w:t>
        </w:r>
        <m:oMath>
          <m:sSubSup>
            <m:sSubSupPr/>
            <m:e>
              <m:r>
                <w:rPr>
                  <w:rFonts w:ascii="Cambria Math" w:hAnsi="Cambria Math"/>
                  <w:sz w:val="24"/>
                </w:rPr>
                <m:t>w</m:t>
              </m:r>
            </m:e>
            <m:sub>
              <m:r>
                <w:rPr>
                  <w:rFonts w:ascii="Cambria Math" w:hAnsi="Cambria Math"/>
                  <w:sz w:val="24"/>
                </w:rPr>
                <m:t>i</m:t>
              </m:r>
            </m:sub>
            <m:sup>
              <m:r>
                <m:rPr>
                  <m:sty m:val="p"/>
                </m:rPr>
                <w:rPr>
                  <w:rFonts w:ascii="Cambria Math" w:hAnsi="Cambria Math"/>
                  <w:sz w:val="24"/>
                </w:rPr>
                <m:t>base</m:t>
              </m:r>
            </m:sup>
          </m:sSubSup>
          <m:r>
            <m:rPr>
              <m:sty m:val="p"/>
            </m:rPr>
            <w:rPr>
              <w:rFonts w:ascii="Cambria Math" w:hAnsi="Cambria Math"/>
              <w:sz w:val="24"/>
            </w:rPr>
            <m:t>=</m:t>
          </m:r>
          <m:sSub>
            <m:sSubPr/>
            <m:e>
              <m:r>
                <w:rPr>
                  <w:rFonts w:ascii="Cambria Math" w:hAnsi="Cambria Math"/>
                  <w:sz w:val="24"/>
                </w:rPr>
                <m:t>r</m:t>
              </m:r>
            </m:e>
            <m:sub>
              <m:sSub>
                <m:sSubPr/>
                <m:e>
                  <m:r>
                    <w:rPr>
                      <w:rFonts w:ascii="Cambria Math" w:hAnsi="Cambria Math"/>
                      <w:sz w:val="24"/>
                    </w:rPr>
                    <m:t>s</m:t>
                  </m:r>
                </m:e>
                <m:sub>
                  <m:r>
                    <w:rPr>
                      <w:rFonts w:ascii="Cambria Math" w:hAnsi="Cambria Math"/>
                      <w:sz w:val="24"/>
                    </w:rPr>
                    <m:t>i</m:t>
                  </m:r>
                </m:sub>
              </m:sSub>
            </m:sub>
          </m:sSub>
        </m:oMath>
        <w:r>
          <w:rPr>
            <w:rFonts w:eastAsia="宋体"/>
            <w:sz w:val="24"/>
            <w:szCs w:val="24"/>
          </w:rPr>
          <w:t xml:space="preserve"> 为第 </w:t>
        </w:r>
        <m:oMath>
          <m:r>
            <w:rPr>
              <w:rFonts w:ascii="Cambria Math" w:hAnsi="Cambria Math"/>
              <w:sz w:val="24"/>
            </w:rPr>
            <m:t>i</m:t>
          </m:r>
        </m:oMath>
        <w:r>
          <w:rPr>
            <w:rFonts w:eastAsia="宋体"/>
            <w:sz w:val="24"/>
            <w:szCs w:val="24"/>
          </w:rPr>
          <w:t xml:space="preserve"> 个保留源继承自跨批次可靠性模型的基础权重（即源可信度）；</w:t>
        </w:r>
        <m:oMath>
          <m:sSubSup>
            <m:sSubSupPr/>
            <m:e>
              <m:r>
                <w:rPr>
                  <w:rFonts w:ascii="Cambria Math" w:hAnsi="Cambria Math"/>
                  <w:sz w:val="24"/>
                </w:rPr>
                <m:t>w</m:t>
              </m:r>
            </m:e>
            <m:sub>
              <m:r>
                <w:rPr>
                  <w:rFonts w:ascii="Cambria Math" w:hAnsi="Cambria Math"/>
                  <w:sz w:val="24"/>
                </w:rPr>
                <m:t>i</m:t>
              </m:r>
            </m:sub>
            <m:sup>
              <m:r>
                <m:rPr>
                  <m:sty m:val="p"/>
                </m:rPr>
                <w:rPr>
                  <w:rFonts w:ascii="Cambria Math" w:hAnsi="Cambria Math"/>
                  <w:sz w:val="24"/>
                </w:rPr>
                <m:t>Tukey</m:t>
              </m:r>
            </m:sup>
          </m:sSubSup>
        </m:oMath>
        <w:r>
          <w:rPr>
            <w:rFonts w:eastAsia="宋体"/>
            <w:sz w:val="24"/>
            <w:szCs w:val="24"/>
          </w:rPr>
          <w:t xml:space="preserve"> 为式（4）所得的 Tukey bisquare 权重；</w:t>
        </w:r>
        <m:oMath>
          <m:sSubSup>
            <m:sSubSupPr/>
            <m:e>
              <m:r>
                <w:rPr>
                  <w:rFonts w:ascii="Cambria Math" w:hAnsi="Cambria Math"/>
                  <w:sz w:val="24"/>
                </w:rPr>
                <m:t>x</m:t>
              </m:r>
            </m:e>
            <m:sub>
              <m:r>
                <w:rPr>
                  <w:rFonts w:ascii="Cambria Math" w:hAnsi="Cambria Math"/>
                  <w:sz w:val="24"/>
                </w:rPr>
                <m:t>o</m:t>
              </m:r>
            </m:sub>
            <m:sup>
              <m:r>
                <w:rPr>
                  <w:rFonts w:ascii="Cambria Math" w:hAnsi="Cambria Math"/>
                  <w:sz w:val="24"/>
                </w:rPr>
                <m:t>i</m:t>
              </m:r>
            </m:sup>
          </m:sSubSup>
        </m:oMath>
        <w:r>
          <w:rPr>
            <w:rFonts w:eastAsia="宋体"/>
            <w:sz w:val="24"/>
            <w:szCs w:val="24"/>
          </w:rPr>
          <w:t xml:space="preserve"> 为第 </w:t>
        </w:r>
        <m:oMath>
          <m:r>
            <w:rPr>
              <w:rFonts w:ascii="Cambria Math" w:hAnsi="Cambria Math"/>
              <w:sz w:val="24"/>
            </w:rPr>
            <m:t>i</m:t>
          </m:r>
        </m:oMath>
        <w:r>
          <w:rPr>
            <w:rFonts w:eastAsia="宋体"/>
            <w:sz w:val="24"/>
            <w:szCs w:val="24"/>
          </w:rPr>
          <w:t xml:space="preserve"> 个保留源的数值报告。该过程重复迭代直至收敛或达到最大迭代次数；当 </w:t>
        </w:r>
        <m:oMath>
          <m:sSub>
            <m:sSubPr/>
            <m:e>
              <m:r>
                <w:rPr>
                  <w:rFonts w:ascii="Cambria Math" w:hAnsi="Cambria Math"/>
                  <w:sz w:val="24"/>
                </w:rPr>
                <m:t>σ</m:t>
              </m:r>
            </m:e>
            <m:sub>
              <m:r>
                <w:rPr>
                  <w:rFonts w:ascii="Cambria Math" w:hAnsi="Cambria Math"/>
                  <w:sz w:val="24"/>
                </w:rPr>
                <m:t>o</m:t>
              </m:r>
            </m:sub>
          </m:sSub>
        </m:oMath>
        <w:r>
          <w:rPr>
            <w:rFonts w:eastAsia="宋体"/>
            <w:sz w:val="24"/>
            <w:szCs w:val="24"/>
          </w:rPr>
          <w:t xml:space="preserve"> 低于容差阈值 </w:t>
        </w:r>
        <m:oMath>
          <m:sSub>
            <m:sSubPr/>
            <m:e>
              <m:r>
                <w:rPr>
                  <w:rFonts w:ascii="Cambria Math" w:hAnsi="Cambria Math"/>
                  <w:sz w:val="24"/>
                </w:rPr>
                <m:t>ε</m:t>
              </m:r>
            </m:e>
            <m:sub>
              <m:r>
                <m:rPr>
                  <m:sty m:val="p"/>
                </m:rPr>
                <w:rPr>
                  <w:rFonts w:ascii="Cambria Math" w:hAnsi="Cambria Math"/>
                  <w:sz w:val="24"/>
                </w:rPr>
                <m:t>tol</m:t>
              </m:r>
            </m:sub>
          </m:sSub>
        </m:oMath>
        <w:r>
          <w:rPr>
            <w:rFonts w:eastAsia="宋体"/>
            <w:sz w:val="24"/>
            <w:szCs w:val="24"/>
          </w:rPr>
          <w:t xml:space="preserve"> 时，直接返回加权中位数以避免 Tukey bisquare 权重中的除零问题。</w:t>
        </w:r>
      </w:ins>
    </w:p>
    <w:p w14:paraId="4EA9F48E">
      <w:pPr>
        <w:pStyle w:val="24"/>
        <w:tabs>
          <w:tab w:val="right" w:pos="8640"/>
        </w:tabs>
        <w:ind w:firstLine="560"/>
        <w:jc w:val="left"/>
        <w:rPr>
          <w:rFonts w:ascii="楷体" w:hAnsi="楷体" w:eastAsia="楷体"/>
          <w:kern w:val="0"/>
          <w:sz w:val="28"/>
          <w:szCs w:val="24"/>
        </w:rPr>
      </w:pPr>
      <w:r>
        <w:rPr>
          <w:rFonts w:ascii="楷体" w:hAnsi="楷体" w:eastAsia="楷体" w:cs="隶书"/>
          <w:sz w:val="28"/>
          <w:szCs w:val="28"/>
        </w:rPr>
        <w:t>在得到数值通道的可信输出后，本发明以每个源相对于该可信输出的残差经高斯衰减映射为该源的数值一致性得分，如式（6）所示。该得分在区间 [0, 1] 上取值，源的数值越接近可信输出，其一致性得分越接近 1。</w:t>
      </w:r>
    </w:p>
    <w:p w14:paraId="51FB45AD">
      <w:pPr>
        <w:pStyle w:val="24"/>
        <w:tabs>
          <w:tab w:val="center" w:pos="4153"/>
          <w:tab w:val="right" w:pos="8306"/>
        </w:tabs>
        <w:jc w:val="center"/>
        <w:rPr>
          <w:rFonts w:ascii="楷体" w:hAnsi="楷体" w:eastAsia="楷体"/>
          <w:kern w:val="0"/>
          <w:sz w:val="28"/>
          <w:szCs w:val="24"/>
        </w:rPr>
      </w:pPr>
      <m:oMath>
        <m:box>
          <m:boxPr/>
          <m:e>
            <m:sSubSup>
              <m:sSubSupPr/>
              <m:e>
                <m:r>
                  <m:rPr/>
                  <w:rPr>
                    <w:rFonts w:ascii="Cambria Math" w:hAnsi="Cambria Math" w:eastAsia="楷体"/>
                    <w:kern w:val="0"/>
                    <w:sz w:val="28"/>
                  </w:rPr>
                  <m:t>c</m:t>
                </m:r>
              </m:e>
              <m:sub>
                <m:r>
                  <m:rPr/>
                  <w:rPr>
                    <w:rFonts w:ascii="Cambria Math" w:hAnsi="Cambria Math" w:eastAsia="楷体"/>
                    <w:kern w:val="0"/>
                    <w:sz w:val="28"/>
                  </w:rPr>
                  <m:t>o</m:t>
                </m:r>
              </m:sub>
              <m:sup>
                <m:box>
                  <m:boxPr/>
                  <m:e>
                    <m:r>
                      <m:rPr/>
                      <w:rPr>
                        <w:rFonts w:ascii="Cambria Math" w:hAnsi="Cambria Math" w:eastAsia="楷体"/>
                        <w:kern w:val="0"/>
                        <w:sz w:val="28"/>
                      </w:rPr>
                      <m:t>i</m:t>
                    </m:r>
                    <m:r>
                      <m:rPr>
                        <m:sty m:val="p"/>
                      </m:rPr>
                      <w:rPr>
                        <w:rFonts w:ascii="Cambria Math" w:hAnsi="Cambria Math" w:eastAsia="楷体"/>
                        <w:kern w:val="0"/>
                        <w:sz w:val="28"/>
                      </w:rPr>
                      <m:t>,</m:t>
                    </m:r>
                    <m:box>
                      <m:boxPr/>
                      <m:e>
                        <m:r>
                          <m:rPr>
                            <m:sty m:val="p"/>
                          </m:rPr>
                          <w:rPr>
                            <w:rFonts w:ascii="Cambria Math" w:hAnsi="Cambria Math" w:eastAsia="楷体"/>
                            <w:kern w:val="0"/>
                            <w:sz w:val="28"/>
                          </w:rPr>
                          <m:t>num</m:t>
                        </m:r>
                      </m:e>
                    </m:box>
                  </m:e>
                </m:box>
              </m:sup>
            </m:sSubSup>
            <m:r>
              <m:rPr>
                <m:sty m:val="p"/>
              </m:rPr>
              <w:rPr>
                <w:rFonts w:ascii="Cambria Math" w:hAnsi="Cambria Math" w:eastAsia="楷体"/>
                <w:kern w:val="0"/>
                <w:sz w:val="28"/>
              </w:rPr>
              <m:t>=exp</m:t>
            </m:r>
            <m:box>
              <m:boxPr/>
              <m:e>
                <m:d>
                  <m:dPr/>
                  <m:e>
                    <m:box>
                      <m:boxPr/>
                      <m:e>
                        <m:r>
                          <m:rPr>
                            <m:sty m:val="p"/>
                          </m:rPr>
                          <w:rPr>
                            <w:rFonts w:ascii="Cambria Math" w:hAnsi="Cambria Math" w:eastAsia="楷体"/>
                            <w:kern w:val="0"/>
                            <w:sz w:val="28"/>
                          </w:rPr>
                          <m:t>−</m:t>
                        </m:r>
                        <m:box>
                          <m:boxPr/>
                          <m:e>
                            <m:f>
                              <m:fPr/>
                              <m:num>
                                <m:box>
                                  <m:boxPr/>
                                  <m:e>
                                    <m:r>
                                      <m:rPr>
                                        <m:sty m:val="p"/>
                                      </m:rPr>
                                      <w:rPr>
                                        <w:rFonts w:ascii="Cambria Math" w:hAnsi="Cambria Math" w:eastAsia="楷体"/>
                                        <w:kern w:val="0"/>
                                        <w:sz w:val="28"/>
                                      </w:rPr>
                                      <m:t>1</m:t>
                                    </m:r>
                                  </m:e>
                                </m:box>
                              </m:num>
                              <m:den>
                                <m:box>
                                  <m:boxPr/>
                                  <m:e>
                                    <m:r>
                                      <m:rPr>
                                        <m:sty m:val="p"/>
                                      </m:rPr>
                                      <w:rPr>
                                        <w:rFonts w:ascii="Cambria Math" w:hAnsi="Cambria Math" w:eastAsia="楷体"/>
                                        <w:kern w:val="0"/>
                                        <w:sz w:val="28"/>
                                      </w:rPr>
                                      <m:t>2</m:t>
                                    </m:r>
                                  </m:e>
                                </m:box>
                              </m:den>
                            </m:f>
                          </m:e>
                        </m:box>
                        <m:sSup>
                          <m:sSupPr/>
                          <m:e>
                            <m:box>
                              <m:boxPr/>
                              <m:e>
                                <m:d>
                                  <m:dPr/>
                                  <m:e>
                                    <m:box>
                                      <m:boxPr/>
                                      <m:e>
                                        <m:box>
                                          <m:boxPr/>
                                          <m:e>
                                            <m:f>
                                              <m:fPr/>
                                              <m:num>
                                                <m:box>
                                                  <m:boxPr/>
                                                  <m:e>
                                                    <m:sSubSup>
                                                      <m:sSubSupPr/>
                                                      <m:e>
                                                        <m:r>
                                                          <m:rPr/>
                                                          <w:rPr>
                                                            <w:rFonts w:ascii="Cambria Math" w:hAnsi="Cambria Math" w:eastAsia="楷体"/>
                                                            <w:kern w:val="0"/>
                                                            <w:sz w:val="28"/>
                                                          </w:rPr>
                                                          <m:t>ε</m:t>
                                                        </m:r>
                                                      </m:e>
                                                      <m:sub>
                                                        <m:r>
                                                          <m:rPr/>
                                                          <w:rPr>
                                                            <w:rFonts w:ascii="Cambria Math" w:hAnsi="Cambria Math" w:eastAsia="楷体"/>
                                                            <w:kern w:val="0"/>
                                                            <w:sz w:val="28"/>
                                                          </w:rPr>
                                                          <m:t>o</m:t>
                                                        </m:r>
                                                      </m:sub>
                                                      <m:sup>
                                                        <m:box>
                                                          <m:boxPr/>
                                                          <m:e>
                                                            <m:r>
                                                              <m:rPr/>
                                                              <w:rPr>
                                                                <w:rFonts w:ascii="Cambria Math" w:hAnsi="Cambria Math" w:eastAsia="楷体"/>
                                                                <w:kern w:val="0"/>
                                                                <w:sz w:val="28"/>
                                                              </w:rPr>
                                                              <m:t>i</m:t>
                                                            </m:r>
                                                          </m:e>
                                                        </m:box>
                                                      </m:sup>
                                                    </m:sSubSup>
                                                  </m:e>
                                                </m:box>
                                              </m:num>
                                              <m:den>
                                                <m:box>
                                                  <m:boxPr/>
                                                  <m:e>
                                                    <m:sSub>
                                                      <m:sSubPr/>
                                                      <m:e>
                                                        <m:r>
                                                          <m:rPr/>
                                                          <w:rPr>
                                                            <w:rFonts w:ascii="Cambria Math" w:hAnsi="Cambria Math" w:eastAsia="楷体"/>
                                                            <w:kern w:val="0"/>
                                                            <w:sz w:val="28"/>
                                                          </w:rPr>
                                                          <m:t>γ</m:t>
                                                        </m:r>
                                                      </m:e>
                                                      <m:sub>
                                                        <m:r>
                                                          <m:rPr/>
                                                          <w:rPr>
                                                            <w:rFonts w:ascii="Cambria Math" w:hAnsi="Cambria Math" w:eastAsia="楷体"/>
                                                            <w:kern w:val="0"/>
                                                            <w:sz w:val="28"/>
                                                          </w:rPr>
                                                          <m:t>o</m:t>
                                                        </m:r>
                                                      </m:sub>
                                                    </m:sSub>
                                                  </m:e>
                                                </m:box>
                                              </m:den>
                                            </m:f>
                                          </m:e>
                                        </m:box>
                                      </m:e>
                                    </m:box>
                                  </m:e>
                                </m:d>
                              </m:e>
                            </m:box>
                          </m:e>
                          <m:sup>
                            <m:box>
                              <m:boxPr/>
                              <m:e>
                                <m:r>
                                  <m:rPr>
                                    <m:sty m:val="p"/>
                                  </m:rPr>
                                  <w:rPr>
                                    <w:rFonts w:ascii="Cambria Math" w:hAnsi="Cambria Math" w:eastAsia="楷体"/>
                                    <w:kern w:val="0"/>
                                    <w:sz w:val="28"/>
                                  </w:rPr>
                                  <m:t>2</m:t>
                                </m:r>
                              </m:e>
                            </m:box>
                          </m:sup>
                        </m:sSup>
                      </m:e>
                    </m:box>
                  </m:e>
                </m:d>
              </m:e>
            </m:box>
          </m:e>
        </m:box>
      </m:oMath>
      <w:r>
        <w:rPr>
          <w:rFonts w:hint="eastAsia"/>
          <w:i w:val="0"/>
          <w:lang w:val="en-US" w:eastAsia="zh-CN"/>
        </w:rPr>
        <w:t xml:space="preserve"> </w:t>
      </w:r>
      <w:r>
        <w:rPr>
          <w:rFonts w:ascii="楷体" w:hAnsi="楷体" w:eastAsia="楷体"/>
          <w:kern w:val="0"/>
          <w:sz w:val="28"/>
        </w:rPr>
        <w:t>（6）</w:t>
      </w:r>
    </w:p>
    <w:p>
      <w:pPr>
        <w:pStyle w:val="List Paragraph"/>
        <w:rPr>
          <w:ins w:id="111" w:author="Claude" w:date="2026-06-17T23:44:35Z"/>
        </w:rPr>
      </w:pPr>
      <w:ins w:id="112" w:author="Claude" w:date="2026-06-17T23:44:35Z">
        <w:r>
          <w:rPr>
            <w:rFonts w:eastAsia="宋体"/>
            <w:sz w:val="24"/>
            <w:szCs w:val="24"/>
          </w:rPr>
          <w:t>其中，</w:t>
        </w:r>
        <m:oMath>
          <m:sSubSup>
            <m:sSubSupPr/>
            <m:e>
              <m:r>
                <w:rPr>
                  <w:rFonts w:ascii="Cambria Math" w:hAnsi="Cambria Math"/>
                  <w:sz w:val="24"/>
                </w:rPr>
                <m:t>c</m:t>
              </m:r>
            </m:e>
            <m:sub>
              <m:r>
                <w:rPr>
                  <w:rFonts w:ascii="Cambria Math" w:hAnsi="Cambria Math"/>
                  <w:sz w:val="24"/>
                </w:rPr>
                <m:t>o</m:t>
              </m:r>
            </m:sub>
            <m:sup>
              <m:r>
                <m:rPr>
                  <m:sty m:val="p"/>
                </m:rPr>
                <w:rPr>
                  <w:rFonts w:ascii="Cambria Math" w:hAnsi="Cambria Math"/>
                  <w:sz w:val="24"/>
                </w:rPr>
                <m:t>i,num</m:t>
              </m:r>
            </m:sup>
          </m:sSubSup>
        </m:oMath>
        <w:r>
          <w:rPr>
            <w:rFonts w:eastAsia="宋体"/>
            <w:sz w:val="24"/>
            <w:szCs w:val="24"/>
          </w:rPr>
          <w:t xml:space="preserve"> 为源 </w:t>
        </w:r>
        <m:oMath>
          <m:r>
            <w:rPr>
              <w:rFonts w:ascii="Cambria Math" w:hAnsi="Cambria Math"/>
              <w:sz w:val="24"/>
            </w:rPr>
            <m:t>i</m:t>
          </m:r>
        </m:oMath>
        <w:r>
          <w:rPr>
            <w:rFonts w:eastAsia="宋体"/>
            <w:sz w:val="24"/>
            <w:szCs w:val="24"/>
          </w:rPr>
          <w:t xml:space="preserve"> 在对象 </w:t>
        </w:r>
        <m:oMath>
          <m:r>
            <w:rPr>
              <w:rFonts w:ascii="Cambria Math" w:hAnsi="Cambria Math"/>
              <w:sz w:val="24"/>
            </w:rPr>
            <m:t>o</m:t>
          </m:r>
        </m:oMath>
        <w:r>
          <w:rPr>
            <w:rFonts w:eastAsia="宋体"/>
            <w:sz w:val="24"/>
            <w:szCs w:val="24"/>
          </w:rPr>
          <w:t xml:space="preserve"> 上的数值一致性得分，取值范围为 [0, 1]；</w:t>
        </w:r>
        <m:oMath>
          <m:sSubSup>
            <m:sSubSupPr/>
            <m:e>
              <m:r>
                <w:rPr>
                  <w:rFonts w:ascii="Cambria Math" w:hAnsi="Cambria Math"/>
                  <w:sz w:val="24"/>
                </w:rPr>
                <m:t>ε</m:t>
              </m:r>
            </m:e>
            <m:sub>
              <m:r>
                <w:rPr>
                  <w:rFonts w:ascii="Cambria Math" w:hAnsi="Cambria Math"/>
                  <w:sz w:val="24"/>
                </w:rPr>
                <m:t>o</m:t>
              </m:r>
            </m:sub>
            <m:sup>
              <m:r>
                <w:rPr>
                  <w:rFonts w:ascii="Cambria Math" w:hAnsi="Cambria Math"/>
                  <w:sz w:val="24"/>
                </w:rPr>
                <m:t>i</m:t>
              </m:r>
            </m:sup>
          </m:sSubSup>
          <m:r>
            <m:rPr>
              <m:sty m:val="p"/>
            </m:rPr>
            <w:rPr>
              <w:rFonts w:ascii="Cambria Math" w:hAnsi="Cambria Math"/>
              <w:sz w:val="24"/>
            </w:rPr>
            <m:t>=</m:t>
          </m:r>
          <m:sSubSup>
            <m:sSubSupPr/>
            <m:e>
              <m:r>
                <w:rPr>
                  <w:rFonts w:ascii="Cambria Math" w:hAnsi="Cambria Math"/>
                  <w:sz w:val="24"/>
                </w:rPr>
                <m:t>x</m:t>
              </m:r>
            </m:e>
            <m:sub>
              <m:r>
                <w:rPr>
                  <w:rFonts w:ascii="Cambria Math" w:hAnsi="Cambria Math"/>
                  <w:sz w:val="24"/>
                </w:rPr>
                <m:t>o</m:t>
              </m:r>
            </m:sub>
            <m:sup>
              <m:r>
                <w:rPr>
                  <w:rFonts w:ascii="Cambria Math" w:hAnsi="Cambria Math"/>
                  <w:sz w:val="24"/>
                </w:rPr>
                <m:t>i</m:t>
              </m:r>
            </m:sup>
          </m:sSubSup>
          <m:r>
            <m:rPr>
              <m:sty m:val="p"/>
            </m:rPr>
            <w:rPr>
              <w:rFonts w:ascii="Cambria Math" w:hAnsi="Cambria Math"/>
              <w:sz w:val="24"/>
            </w:rPr>
            <m:t>−</m:t>
          </m:r>
          <m:sSub>
            <m:sSubPr/>
            <m:e>
              <m:acc>
                <m:accPr/>
                <m:e>
                  <m:r>
                    <w:rPr>
                      <w:rFonts w:ascii="Cambria Math" w:hAnsi="Cambria Math"/>
                      <w:sz w:val="24"/>
                    </w:rPr>
                    <m:t>x</m:t>
                  </m:r>
                </m:e>
              </m:acc>
            </m:e>
            <m:sub>
              <m:r>
                <w:rPr>
                  <w:rFonts w:ascii="Cambria Math" w:hAnsi="Cambria Math"/>
                  <w:sz w:val="24"/>
                </w:rPr>
                <m:t>o</m:t>
              </m:r>
            </m:sub>
          </m:sSub>
        </m:oMath>
        <w:r>
          <w:rPr>
            <w:rFonts w:eastAsia="宋体"/>
            <w:sz w:val="24"/>
            <w:szCs w:val="24"/>
          </w:rPr>
          <w:t xml:space="preserve"> 为源 </w:t>
        </w:r>
        <m:oMath>
          <m:r>
            <w:rPr>
              <w:rFonts w:ascii="Cambria Math" w:hAnsi="Cambria Math"/>
              <w:sz w:val="24"/>
            </w:rPr>
            <m:t>i</m:t>
          </m:r>
        </m:oMath>
        <w:r>
          <w:rPr>
            <w:rFonts w:eastAsia="宋体"/>
            <w:sz w:val="24"/>
            <w:szCs w:val="24"/>
          </w:rPr>
          <w:t xml:space="preserve"> 的数值报告相对于估计真值的残差；</w:t>
        </w:r>
        <m:oMath>
          <m:sSub>
            <m:sSubPr/>
            <m:e>
              <m:r>
                <w:rPr>
                  <w:rFonts w:ascii="Cambria Math" w:hAnsi="Cambria Math"/>
                  <w:sz w:val="24"/>
                </w:rPr>
                <m:t>γ</m:t>
              </m:r>
            </m:e>
            <m:sub>
              <m:r>
                <w:rPr>
                  <w:rFonts w:ascii="Cambria Math" w:hAnsi="Cambria Math"/>
                  <w:sz w:val="24"/>
                </w:rPr>
                <m:t>o</m:t>
              </m:r>
            </m:sub>
          </m:sSub>
        </m:oMath>
        <w:r>
          <w:rPr>
            <w:rFonts w:eastAsia="宋体"/>
            <w:sz w:val="24"/>
            <w:szCs w:val="24"/>
          </w:rPr>
          <w:t xml:space="preserve"> 为一致性尺度，定义为 </w:t>
        </w:r>
        <m:oMath>
          <m:r>
            <m:rPr>
              <m:sty m:val="p"/>
            </m:rPr>
            <w:rPr>
              <w:rFonts w:ascii="Cambria Math" w:hAnsi="Cambria Math"/>
              <w:sz w:val="24"/>
            </w:rPr>
            <m:t>max</m:t>
          </m:r>
          <m:d>
            <m:dPr>
              <m:begChr m:val="("/>
              <m:endChr m:val=")"/>
            </m:dPr>
            <m:e>
              <m:r>
                <m:rPr>
                  <m:sty m:val="p"/>
                </m:rPr>
                <w:rPr>
                  <w:rFonts w:ascii="Cambria Math" w:hAnsi="Cambria Math"/>
                  <w:sz w:val="24"/>
                </w:rPr>
                <m:t>1.4826</m:t>
              </m:r>
              <m:sSubSup>
                <m:sSubSupPr/>
                <m:e>
                  <m:r>
                    <w:rPr>
                      <w:rFonts w:ascii="Cambria Math" w:hAnsi="Cambria Math"/>
                      <w:sz w:val="24"/>
                    </w:rPr>
                    <m:t>δ</m:t>
                  </m:r>
                </m:e>
                <m:sub>
                  <m:r>
                    <w:rPr>
                      <w:rFonts w:ascii="Cambria Math" w:hAnsi="Cambria Math"/>
                      <w:sz w:val="24"/>
                    </w:rPr>
                    <m:t>o</m:t>
                  </m:r>
                </m:sub>
                <m:sup>
                  <m:r>
                    <m:rPr>
                      <m:sty m:val="p"/>
                    </m:rPr>
                    <w:rPr>
                      <w:rFonts w:ascii="Cambria Math" w:hAnsi="Cambria Math"/>
                      <w:sz w:val="24"/>
                    </w:rPr>
                    <m:t>res</m:t>
                  </m:r>
                </m:sup>
              </m:sSubSup>
              <m:r>
                <m:rPr>
                  <m:sty m:val="p"/>
                </m:rPr>
                <w:rPr>
                  <w:rFonts w:ascii="Cambria Math" w:hAnsi="Cambria Math"/>
                  <w:sz w:val="24"/>
                </w:rPr>
                <m:t>,</m:t>
              </m:r>
              <m:rad>
                <m:radPr>
                  <m:degHide m:val="1"/>
                </m:radPr>
                <m:deg/>
                <m:e>
                  <m:f>
                    <m:fPr/>
                    <m:num>
                      <m:r>
                        <m:rPr>
                          <m:sty m:val="p"/>
                        </m:rPr>
                        <w:rPr>
                          <w:rFonts w:ascii="Cambria Math" w:hAnsi="Cambria Math"/>
                          <w:sz w:val="24"/>
                        </w:rPr>
                        <m:t>1</m:t>
                      </m:r>
                    </m:num>
                    <m:den>
                      <m:r>
                        <w:rPr>
                          <w:rFonts w:ascii="Cambria Math" w:hAnsi="Cambria Math"/>
                          <w:sz w:val="24"/>
                        </w:rPr>
                        <m:t>n</m:t>
                      </m:r>
                    </m:den>
                  </m:f>
                </m:e>
              </m:rad>
              <m:r>
                <m:rPr>
                  <m:sty m:val="p"/>
                </m:rPr>
                <w:rPr>
                  <w:rFonts w:ascii="Cambria Math" w:hAnsi="Cambria Math"/>
                  <w:sz w:val="24"/>
                </w:rPr>
                <m:t>·</m:t>
              </m:r>
              <m:r>
                <m:rPr>
                  <m:sty m:val="p"/>
                </m:rPr>
                <w:rPr>
                  <w:rFonts w:ascii="Cambria Math" w:hAnsi="Cambria Math"/>
                  <w:sz w:val="24"/>
                </w:rPr>
                <m:t>Σ</m:t>
              </m:r>
              <m:sSup>
                <m:sSupPr/>
                <m:e>
                  <m:d>
                    <m:dPr>
                      <m:begChr m:val="("/>
                      <m:endChr m:val=")"/>
                    </m:dPr>
                    <m:e>
                      <m:sSubSup>
                        <m:sSubSupPr/>
                        <m:e>
                          <m:r>
                            <w:rPr>
                              <w:rFonts w:ascii="Cambria Math" w:hAnsi="Cambria Math"/>
                              <w:sz w:val="24"/>
                            </w:rPr>
                            <m:t>ε</m:t>
                          </m:r>
                        </m:e>
                        <m:sub>
                          <m:r>
                            <w:rPr>
                              <w:rFonts w:ascii="Cambria Math" w:hAnsi="Cambria Math"/>
                              <w:sz w:val="24"/>
                            </w:rPr>
                            <m:t>o</m:t>
                          </m:r>
                        </m:sub>
                        <m:sup>
                          <m:r>
                            <w:rPr>
                              <w:rFonts w:ascii="Cambria Math" w:hAnsi="Cambria Math"/>
                              <w:sz w:val="24"/>
                            </w:rPr>
                            <m:t>i</m:t>
                          </m:r>
                        </m:sup>
                      </m:sSubSup>
                      <m:r>
                        <m:rPr>
                          <m:sty m:val="p"/>
                        </m:rPr>
                        <w:rPr>
                          <w:rFonts w:ascii="Cambria Math" w:hAnsi="Cambria Math"/>
                          <w:sz w:val="24"/>
                        </w:rPr>
                        <m:t>−</m:t>
                      </m:r>
                      <m:sSub>
                        <m:sSubPr/>
                        <m:e>
                          <m:acc>
                            <m:accPr>
                              <m:chr m:val="̄"/>
                            </m:accPr>
                            <m:e>
                              <m:r>
                                <w:rPr>
                                  <w:rFonts w:ascii="Cambria Math" w:hAnsi="Cambria Math"/>
                                  <w:sz w:val="24"/>
                                </w:rPr>
                                <m:t>ε</m:t>
                              </m:r>
                            </m:e>
                          </m:acc>
                        </m:e>
                        <m:sub>
                          <m:r>
                            <w:rPr>
                              <w:rFonts w:ascii="Cambria Math" w:hAnsi="Cambria Math"/>
                              <w:sz w:val="24"/>
                            </w:rPr>
                            <m:t>o</m:t>
                          </m:r>
                        </m:sub>
                      </m:sSub>
                    </m:e>
                  </m:d>
                </m:e>
                <m:sup>
                  <m:r>
                    <m:rPr>
                      <m:sty m:val="p"/>
                    </m:rPr>
                    <w:rPr>
                      <w:rFonts w:ascii="Cambria Math" w:hAnsi="Cambria Math"/>
                      <w:sz w:val="24"/>
                    </w:rPr>
                    <m:t>2</m:t>
                  </m:r>
                </m:sup>
              </m:sSup>
              <m:r>
                <m:rPr>
                  <m:sty m:val="p"/>
                </m:rPr>
                <w:rPr>
                  <w:rFonts w:ascii="Cambria Math" w:hAnsi="Cambria Math"/>
                  <w:sz w:val="24"/>
                </w:rPr>
                <m:t>,</m:t>
              </m:r>
              <m:sSub>
                <m:sSubPr/>
                <m:e>
                  <m:r>
                    <w:rPr>
                      <w:rFonts w:ascii="Cambria Math" w:hAnsi="Cambria Math"/>
                      <w:sz w:val="24"/>
                    </w:rPr>
                    <m:t>ε</m:t>
                  </m:r>
                </m:e>
                <m:sub>
                  <m:r>
                    <m:rPr>
                      <m:sty m:val="p"/>
                    </m:rPr>
                    <w:rPr>
                      <w:rFonts w:ascii="Cambria Math" w:hAnsi="Cambria Math"/>
                      <w:sz w:val="24"/>
                    </w:rPr>
                    <m:t>tol</m:t>
                  </m:r>
                </m:sub>
              </m:sSub>
            </m:e>
          </m:d>
        </m:oMath>
        <w:r>
          <w:rPr>
            <w:rFonts w:eastAsia="宋体"/>
            <w:sz w:val="24"/>
            <w:szCs w:val="24"/>
          </w:rPr>
          <w:t xml:space="preserve">，其中 </w:t>
        </w:r>
        <m:oMath>
          <m:sSubSup>
            <m:sSubSupPr/>
            <m:e>
              <m:r>
                <w:rPr>
                  <w:rFonts w:ascii="Cambria Math" w:hAnsi="Cambria Math"/>
                  <w:sz w:val="24"/>
                </w:rPr>
                <m:t>δ</m:t>
              </m:r>
            </m:e>
            <m:sub>
              <m:r>
                <w:rPr>
                  <w:rFonts w:ascii="Cambria Math" w:hAnsi="Cambria Math"/>
                  <w:sz w:val="24"/>
                </w:rPr>
                <m:t>o</m:t>
              </m:r>
            </m:sub>
            <m:sup>
              <m:r>
                <m:rPr>
                  <m:sty m:val="p"/>
                </m:rPr>
                <w:rPr>
                  <w:rFonts w:ascii="Cambria Math" w:hAnsi="Cambria Math"/>
                  <w:sz w:val="24"/>
                </w:rPr>
                <m:t>res</m:t>
              </m:r>
            </m:sup>
          </m:sSubSup>
        </m:oMath>
        <w:r>
          <w:rPr>
            <w:rFonts w:eastAsia="宋体"/>
            <w:sz w:val="24"/>
            <w:szCs w:val="24"/>
          </w:rPr>
          <w:t xml:space="preserve"> 为残差序列 </w:t>
        </w:r>
        <m:oMath>
          <m:d>
            <m:dPr>
              <m:begChr m:val="{"/>
              <m:endChr m:val="}"/>
            </m:dPr>
            <m:e>
              <m:sSubSup>
                <m:sSubSupPr/>
                <m:e>
                  <m:r>
                    <w:rPr>
                      <w:rFonts w:ascii="Cambria Math" w:hAnsi="Cambria Math"/>
                      <w:sz w:val="24"/>
                    </w:rPr>
                    <m:t>ε</m:t>
                  </m:r>
                </m:e>
                <m:sub>
                  <m:r>
                    <w:rPr>
                      <w:rFonts w:ascii="Cambria Math" w:hAnsi="Cambria Math"/>
                      <w:sz w:val="24"/>
                    </w:rPr>
                    <m:t>o</m:t>
                  </m:r>
                </m:sub>
                <m:sup>
                  <m:r>
                    <w:rPr>
                      <w:rFonts w:ascii="Cambria Math" w:hAnsi="Cambria Math"/>
                      <w:sz w:val="24"/>
                    </w:rPr>
                    <m:t>i</m:t>
                  </m:r>
                </m:sup>
              </m:sSubSup>
            </m:e>
          </m:d>
        </m:oMath>
        <w:r>
          <w:rPr>
            <w:rFonts w:eastAsia="宋体"/>
            <w:sz w:val="24"/>
            <w:szCs w:val="24"/>
          </w:rPr>
          <w:t xml:space="preserve"> 的中位数绝对偏差，</w:t>
        </w:r>
        <m:oMath>
          <m:sSub>
            <m:sSubPr/>
            <m:e>
              <m:acc>
                <m:accPr>
                  <m:chr m:val="̄"/>
                </m:accPr>
                <m:e>
                  <m:r>
                    <w:rPr>
                      <w:rFonts w:ascii="Cambria Math" w:hAnsi="Cambria Math"/>
                      <w:sz w:val="24"/>
                    </w:rPr>
                    <m:t>ε</m:t>
                  </m:r>
                </m:e>
              </m:acc>
            </m:e>
            <m:sub>
              <m:r>
                <w:rPr>
                  <w:rFonts w:ascii="Cambria Math" w:hAnsi="Cambria Math"/>
                  <w:sz w:val="24"/>
                </w:rPr>
                <m:t>o</m:t>
              </m:r>
            </m:sub>
          </m:sSub>
          <m:r>
            <m:rPr>
              <m:sty m:val="p"/>
            </m:rPr>
            <w:rPr>
              <w:rFonts w:ascii="Cambria Math" w:hAnsi="Cambria Math"/>
              <w:sz w:val="24"/>
            </w:rPr>
            <m:t>=</m:t>
          </m:r>
          <m:r>
            <m:rPr>
              <m:sty m:val="p"/>
            </m:rPr>
            <w:rPr>
              <w:rFonts w:ascii="Cambria Math" w:hAnsi="Cambria Math"/>
              <w:sz w:val="24"/>
            </w:rPr>
            <m:t>1</m:t>
          </m:r>
          <m:r>
            <m:rPr>
              <m:sty m:val="p"/>
            </m:rPr>
            <w:rPr>
              <w:rFonts w:ascii="Cambria Math" w:hAnsi="Cambria Math"/>
              <w:sz w:val="24"/>
            </w:rPr>
            <m:t>/</m:t>
          </m:r>
          <m:r>
            <w:rPr>
              <w:rFonts w:ascii="Cambria Math" w:hAnsi="Cambria Math"/>
              <w:sz w:val="24"/>
            </w:rPr>
            <m:t>n</m:t>
          </m:r>
          <m:r>
            <m:rPr>
              <m:sty m:val="p"/>
            </m:rPr>
            <w:rPr>
              <w:rFonts w:ascii="Cambria Math" w:hAnsi="Cambria Math"/>
              <w:sz w:val="24"/>
            </w:rPr>
            <m:t xml:space="preserve"> · </m:t>
          </m:r>
          <m:r>
            <m:rPr>
              <m:sty m:val="p"/>
            </m:rPr>
            <w:rPr>
              <w:rFonts w:ascii="Cambria Math" w:hAnsi="Cambria Math"/>
              <w:sz w:val="24"/>
            </w:rPr>
            <m:t>Σ</m:t>
          </m:r>
          <m:sSubSup>
            <m:sSubSupPr/>
            <m:e>
              <m:r>
                <w:rPr>
                  <w:rFonts w:ascii="Cambria Math" w:hAnsi="Cambria Math"/>
                  <w:sz w:val="24"/>
                </w:rPr>
                <m:t>ε</m:t>
              </m:r>
            </m:e>
            <m:sub>
              <m:r>
                <w:rPr>
                  <w:rFonts w:ascii="Cambria Math" w:hAnsi="Cambria Math"/>
                  <w:sz w:val="24"/>
                </w:rPr>
                <m:t>o</m:t>
              </m:r>
            </m:sub>
            <m:sup>
              <m:r>
                <w:rPr>
                  <w:rFonts w:ascii="Cambria Math" w:hAnsi="Cambria Math"/>
                  <w:sz w:val="24"/>
                </w:rPr>
                <m:t>i</m:t>
              </m:r>
            </m:sup>
          </m:sSubSup>
        </m:oMath>
        <w:r>
          <w:rPr>
            <w:rFonts w:eastAsia="宋体"/>
            <w:sz w:val="24"/>
            <w:szCs w:val="24"/>
          </w:rPr>
          <w:t xml:space="preserve"> 为残差均值，</w:t>
        </w:r>
        <m:oMath>
          <m:sSub>
            <m:sSubPr/>
            <m:e>
              <m:r>
                <w:rPr>
                  <w:rFonts w:ascii="Cambria Math" w:hAnsi="Cambria Math"/>
                  <w:sz w:val="24"/>
                </w:rPr>
                <m:t>ε</m:t>
              </m:r>
            </m:e>
            <m:sub>
              <m:r>
                <m:rPr>
                  <m:sty m:val="p"/>
                </m:rPr>
                <w:rPr>
                  <w:rFonts w:ascii="Cambria Math" w:hAnsi="Cambria Math"/>
                  <w:sz w:val="24"/>
                </w:rPr>
                <m:t>tol</m:t>
              </m:r>
            </m:sub>
          </m:sSub>
        </m:oMath>
        <w:r>
          <w:rPr>
            <w:rFonts w:eastAsia="宋体"/>
            <w:sz w:val="24"/>
            <w:szCs w:val="24"/>
          </w:rPr>
          <w:t xml:space="preserve"> 为数值稳定性容差。</w:t>
        </w:r>
      </w:ins>
    </w:p>
    <w:p w14:paraId="2829D71D">
      <w:pPr>
        <w:pStyle w:val="24"/>
        <w:tabs>
          <w:tab w:val="right" w:pos="8640"/>
        </w:tabs>
        <w:ind w:firstLine="560"/>
        <w:jc w:val="left"/>
        <w:rPr>
          <w:rFonts w:ascii="楷体" w:hAnsi="楷体" w:eastAsia="楷体"/>
          <w:kern w:val="0"/>
          <w:sz w:val="28"/>
          <w:szCs w:val="24"/>
        </w:rPr>
      </w:pPr>
      <w:r>
        <w:rPr>
          <w:rFonts w:ascii="楷体" w:hAnsi="楷体" w:eastAsia="楷体" w:cs="隶书"/>
          <w:sz w:val="28"/>
          <w:szCs w:val="28"/>
        </w:rPr>
        <w:t>在文本通道中，本发明先用 SBERT 将每条保留下来的文本声明编码为单位长度的语义向量，如式（7）所示，并以语义向量之间的余弦相似度作为文本之间的语义相似度。为捕捉文本中嵌入的关键数值，本发明对每条文本进一步通过正则表达式抽取出有序数值序列，对任意两条文本以最近匹配的相对偏差经高斯衰减后取平均、并对称化，得到声明对之间的数值一致性。语义相似度与数值一致性以同一权重融合为混合亲和度，如式（8）所示；当任一文本不含可抽取的数值时退化为语义相似度。</w:t>
      </w:r>
    </w:p>
    <w:p w14:paraId="3965B23A">
      <w:pPr>
        <w:pStyle w:val="24"/>
        <w:tabs>
          <w:tab w:val="center" w:pos="4153"/>
          <w:tab w:val="right" w:pos="8306"/>
        </w:tabs>
        <w:jc w:val="center"/>
        <w:rPr>
          <w:rFonts w:ascii="楷体" w:hAnsi="楷体" w:eastAsia="楷体"/>
          <w:kern w:val="0"/>
          <w:sz w:val="28"/>
          <w:szCs w:val="24"/>
        </w:rPr>
      </w:pPr>
      <m:oMath>
        <m:box>
          <m:boxPr/>
          <m:e>
            <m:sSubSup>
              <m:sSubSupPr/>
              <m:e>
                <m:r>
                  <m:rPr/>
                  <w:rPr>
                    <w:rFonts w:ascii="Cambria Math" w:hAnsi="Cambria Math" w:eastAsia="楷体"/>
                    <w:kern w:val="0"/>
                    <w:sz w:val="28"/>
                  </w:rPr>
                  <m:t>v</m:t>
                </m:r>
              </m:e>
              <m:sub>
                <m:r>
                  <m:rPr/>
                  <w:rPr>
                    <w:rFonts w:ascii="Cambria Math" w:hAnsi="Cambria Math" w:eastAsia="楷体"/>
                    <w:kern w:val="0"/>
                    <w:sz w:val="28"/>
                  </w:rPr>
                  <m:t>o</m:t>
                </m:r>
              </m:sub>
              <m:sup>
                <m:box>
                  <m:boxPr/>
                  <m:e>
                    <m:r>
                      <m:rPr/>
                      <w:rPr>
                        <w:rFonts w:ascii="Cambria Math" w:hAnsi="Cambria Math" w:eastAsia="楷体"/>
                        <w:kern w:val="0"/>
                        <w:sz w:val="28"/>
                      </w:rPr>
                      <m:t>i</m:t>
                    </m:r>
                  </m:e>
                </m:box>
              </m:sup>
            </m:sSubSup>
            <m:r>
              <m:rPr>
                <m:sty m:val="p"/>
              </m:rPr>
              <w:rPr>
                <w:rFonts w:ascii="Cambria Math" w:hAnsi="Cambria Math" w:eastAsia="楷体"/>
                <w:kern w:val="0"/>
                <w:sz w:val="28"/>
              </w:rPr>
              <m:t>=</m:t>
            </m:r>
            <m:f>
              <m:fPr/>
              <m:num>
                <m:box>
                  <m:boxPr/>
                  <m:e>
                    <m:r>
                      <m:rPr/>
                      <w:rPr>
                        <w:rFonts w:ascii="Cambria Math" w:hAnsi="Cambria Math" w:eastAsia="楷体"/>
                        <w:kern w:val="0"/>
                        <w:sz w:val="28"/>
                      </w:rPr>
                      <m:t>ϕ</m:t>
                    </m:r>
                    <m:r>
                      <m:rPr>
                        <m:sty m:val="p"/>
                      </m:rPr>
                      <w:rPr>
                        <w:rFonts w:ascii="Cambria Math" w:hAnsi="Cambria Math" w:eastAsia="楷体"/>
                        <w:kern w:val="0"/>
                        <w:sz w:val="28"/>
                      </w:rPr>
                      <m:t>(</m:t>
                    </m:r>
                    <m:sSubSup>
                      <m:sSubSupPr/>
                      <m:e>
                        <m:r>
                          <m:rPr/>
                          <w:rPr>
                            <w:rFonts w:ascii="Cambria Math" w:hAnsi="Cambria Math" w:eastAsia="楷体"/>
                            <w:kern w:val="0"/>
                            <w:sz w:val="28"/>
                          </w:rPr>
                          <m:t>t</m:t>
                        </m:r>
                      </m:e>
                      <m:sub>
                        <m:r>
                          <m:rPr/>
                          <w:rPr>
                            <w:rFonts w:ascii="Cambria Math" w:hAnsi="Cambria Math" w:eastAsia="楷体"/>
                            <w:kern w:val="0"/>
                            <w:sz w:val="28"/>
                          </w:rPr>
                          <m:t>o</m:t>
                        </m:r>
                      </m:sub>
                      <m:sup>
                        <m:box>
                          <m:boxPr/>
                          <m:e>
                            <m:r>
                              <m:rPr/>
                              <w:rPr>
                                <w:rFonts w:ascii="Cambria Math" w:hAnsi="Cambria Math" w:eastAsia="楷体"/>
                                <w:kern w:val="0"/>
                                <w:sz w:val="28"/>
                              </w:rPr>
                              <m:t>i</m:t>
                            </m:r>
                          </m:e>
                        </m:box>
                      </m:sup>
                    </m:sSubSup>
                    <m:r>
                      <m:rPr>
                        <m:sty m:val="p"/>
                      </m:rPr>
                      <w:rPr>
                        <w:rFonts w:ascii="Cambria Math" w:hAnsi="Cambria Math" w:eastAsia="楷体"/>
                        <w:kern w:val="0"/>
                        <w:sz w:val="28"/>
                      </w:rPr>
                      <m:t>)</m:t>
                    </m:r>
                  </m:e>
                </m:box>
              </m:num>
              <m:den>
                <m:box>
                  <m:boxPr/>
                  <m:e>
                    <m:d>
                      <m:dPr>
                        <m:begChr m:val="‖"/>
                        <m:endChr m:val=""/>
                      </m:dPr>
                      <m:e>
                        <m:box>
                          <m:boxPr/>
                          <m:e>
                            <m:r>
                              <m:rPr/>
                              <w:rPr>
                                <w:rFonts w:ascii="Cambria Math" w:hAnsi="Cambria Math" w:eastAsia="楷体"/>
                                <w:kern w:val="0"/>
                                <w:sz w:val="28"/>
                              </w:rPr>
                              <m:t>ϕ</m:t>
                            </m:r>
                            <m:r>
                              <m:rPr>
                                <m:sty m:val="p"/>
                              </m:rPr>
                              <w:rPr>
                                <w:rFonts w:ascii="Cambria Math" w:hAnsi="Cambria Math" w:eastAsia="楷体"/>
                                <w:kern w:val="0"/>
                                <w:sz w:val="28"/>
                              </w:rPr>
                              <m:t>(</m:t>
                            </m:r>
                            <m:sSubSup>
                              <m:sSubSupPr/>
                              <m:e>
                                <m:r>
                                  <m:rPr/>
                                  <w:rPr>
                                    <w:rFonts w:ascii="Cambria Math" w:hAnsi="Cambria Math" w:eastAsia="楷体"/>
                                    <w:kern w:val="0"/>
                                    <w:sz w:val="28"/>
                                  </w:rPr>
                                  <m:t>t</m:t>
                                </m:r>
                              </m:e>
                              <m:sub>
                                <m:r>
                                  <m:rPr/>
                                  <w:rPr>
                                    <w:rFonts w:ascii="Cambria Math" w:hAnsi="Cambria Math" w:eastAsia="楷体"/>
                                    <w:kern w:val="0"/>
                                    <w:sz w:val="28"/>
                                  </w:rPr>
                                  <m:t>o</m:t>
                                </m:r>
                              </m:sub>
                              <m:sup>
                                <m:box>
                                  <m:boxPr/>
                                  <m:e>
                                    <m:r>
                                      <m:rPr/>
                                      <w:rPr>
                                        <w:rFonts w:ascii="Cambria Math" w:hAnsi="Cambria Math" w:eastAsia="楷体"/>
                                        <w:kern w:val="0"/>
                                        <w:sz w:val="28"/>
                                      </w:rPr>
                                      <m:t>i</m:t>
                                    </m:r>
                                  </m:e>
                                </m:box>
                              </m:sup>
                            </m:sSubSup>
                            <m:r>
                              <m:rPr>
                                <m:sty m:val="p"/>
                              </m:rPr>
                              <w:rPr>
                                <w:rFonts w:ascii="Cambria Math" w:hAnsi="Cambria Math" w:eastAsia="楷体"/>
                                <w:kern w:val="0"/>
                                <w:sz w:val="28"/>
                              </w:rPr>
                              <m:t>)</m:t>
                            </m:r>
                            <m:sSub>
                              <m:sSubPr/>
                              <m:e>
                                <m:r>
                                  <m:rPr>
                                    <m:sty m:val="p"/>
                                  </m:rPr>
                                  <w:rPr>
                                    <w:rFonts w:ascii="Cambria Math" w:hAnsi="Cambria Math" w:eastAsia="楷体"/>
                                    <w:kern w:val="0"/>
                                    <w:sz w:val="28"/>
                                  </w:rPr>
                                  <m:t>‖</m:t>
                                </m:r>
                              </m:e>
                              <m:sub>
                                <m:box>
                                  <m:boxPr/>
                                  <m:e>
                                    <m:r>
                                      <m:rPr>
                                        <m:sty m:val="p"/>
                                      </m:rPr>
                                      <w:rPr>
                                        <w:rFonts w:ascii="Cambria Math" w:hAnsi="Cambria Math" w:eastAsia="楷体"/>
                                        <w:kern w:val="0"/>
                                        <w:sz w:val="28"/>
                                      </w:rPr>
                                      <m:t>2</m:t>
                                    </m:r>
                                  </m:e>
                                </m:box>
                              </m:sub>
                            </m:sSub>
                          </m:e>
                        </m:box>
                      </m:e>
                    </m:d>
                  </m:e>
                </m:box>
              </m:den>
            </m:f>
          </m:e>
        </m:box>
      </m:oMath>
      <w:r>
        <w:rPr>
          <w:rFonts w:hint="eastAsia"/>
          <w:i w:val="0"/>
          <w:lang w:val="en-US" w:eastAsia="zh-CN"/>
        </w:rPr>
        <w:t xml:space="preserve"> </w:t>
      </w:r>
      <w:r>
        <w:rPr>
          <w:rFonts w:ascii="楷体" w:hAnsi="楷体" w:eastAsia="楷体"/>
          <w:kern w:val="0"/>
          <w:sz w:val="28"/>
        </w:rPr>
        <w:t>（7）</w:t>
      </w:r>
    </w:p>
    <w:p>
      <w:pPr>
        <w:pStyle w:val="List Paragraph"/>
        <w:rPr>
          <w:ins w:id="109" w:author="Claude" w:date="2026-06-17T23:44:35Z"/>
        </w:rPr>
      </w:pPr>
      <w:ins w:id="110" w:author="Claude" w:date="2026-06-17T23:44:35Z">
        <w:r>
          <w:rPr>
            <w:rFonts w:eastAsia="宋体"/>
            <w:sz w:val="24"/>
            <w:szCs w:val="24"/>
          </w:rPr>
          <w:t>其中，</w:t>
        </w:r>
        <m:oMath>
          <m:sSubSup>
            <m:sSubSupPr/>
            <m:e>
              <m:r>
                <w:rPr>
                  <w:rFonts w:ascii="Cambria Math" w:hAnsi="Cambria Math"/>
                  <w:sz w:val="24"/>
                </w:rPr>
                <m:t>v</m:t>
              </m:r>
            </m:e>
            <m:sub>
              <m:r>
                <w:rPr>
                  <w:rFonts w:ascii="Cambria Math" w:hAnsi="Cambria Math"/>
                  <w:sz w:val="24"/>
                </w:rPr>
                <m:t>o</m:t>
              </m:r>
            </m:sub>
            <m:sup>
              <m:r>
                <w:rPr>
                  <w:rFonts w:ascii="Cambria Math" w:hAnsi="Cambria Math"/>
                  <w:sz w:val="24"/>
                </w:rPr>
                <m:t>i</m:t>
              </m:r>
            </m:sup>
          </m:sSubSup>
        </m:oMath>
        <w:r>
          <w:rPr>
            <w:rFonts w:eastAsia="宋体"/>
            <w:sz w:val="24"/>
            <w:szCs w:val="24"/>
          </w:rPr>
          <w:t xml:space="preserve"> 为第 </w:t>
        </w:r>
        <m:oMath>
          <m:r>
            <w:rPr>
              <w:rFonts w:ascii="Cambria Math" w:hAnsi="Cambria Math"/>
              <w:sz w:val="24"/>
            </w:rPr>
            <m:t>i</m:t>
          </m:r>
        </m:oMath>
        <w:r>
          <w:rPr>
            <w:rFonts w:eastAsia="宋体"/>
            <w:sz w:val="24"/>
            <w:szCs w:val="24"/>
          </w:rPr>
          <w:t xml:space="preserve"> 条文本声明经 SBERT 编码后的单位长度语义向量；</w:t>
        </w:r>
        <m:oMath>
          <m:r>
            <w:rPr>
              <w:rFonts w:ascii="Cambria Math" w:hAnsi="Cambria Math"/>
              <w:sz w:val="24"/>
            </w:rPr>
            <m:t>φ</m:t>
          </m:r>
          <m:r>
            <m:rPr>
              <m:sty m:val="p"/>
            </m:rPr>
            <w:rPr>
              <w:rFonts w:ascii="Cambria Math" w:hAnsi="Cambria Math"/>
              <w:sz w:val="24"/>
            </w:rPr>
            <m:t xml:space="preserve">: </m:t>
          </m:r>
          <m:sSup>
            <m:sSupPr/>
            <m:e>
              <m:r>
                <m:rPr>
                  <m:sty m:val="p"/>
                </m:rPr>
                <w:rPr>
                  <w:rFonts w:ascii="Cambria Math" w:hAnsi="Cambria Math"/>
                  <w:sz w:val="24"/>
                </w:rPr>
                <m:t>Σ</m:t>
              </m:r>
            </m:e>
            <m:sup>
              <m:r>
                <m:rPr>
                  <m:sty m:val="p"/>
                </m:rPr>
                <w:rPr>
                  <w:rFonts w:ascii="Cambria Math" w:hAnsi="Cambria Math"/>
                  <w:sz w:val="24"/>
                </w:rPr>
                <m:t>*</m:t>
              </m:r>
            </m:sup>
          </m:sSup>
          <m:r>
            <m:rPr>
              <m:sty m:val="p"/>
            </m:rPr>
            <w:rPr>
              <w:rFonts w:ascii="Cambria Math" w:hAnsi="Cambria Math"/>
              <w:sz w:val="24"/>
            </w:rPr>
            <m:t xml:space="preserve"> → </m:t>
          </m:r>
          <m:sSup>
            <m:sSupPr/>
            <m:e>
              <m:r>
                <m:rPr>
                  <m:sty m:val="p"/>
                </m:rPr>
                <w:rPr>
                  <w:rFonts w:ascii="Cambria Math" w:hAnsi="Cambria Math"/>
                  <w:sz w:val="24"/>
                </w:rPr>
                <m:t>ℝ</m:t>
              </m:r>
            </m:e>
            <m:sup>
              <m:r>
                <w:rPr>
                  <w:rFonts w:ascii="Cambria Math" w:hAnsi="Cambria Math"/>
                  <w:sz w:val="24"/>
                </w:rPr>
                <m:t>d</m:t>
              </m:r>
            </m:sup>
          </m:sSup>
        </m:oMath>
        <w:r>
          <w:rPr>
            <w:rFonts w:eastAsia="宋体"/>
            <w:sz w:val="24"/>
            <w:szCs w:val="24"/>
          </w:rPr>
          <w:t xml:space="preserve"> 为句子级嵌入函数，由 Sentence-BERT（SBERT）模型实例化；</w:t>
        </w:r>
        <m:oMath>
          <m:sSubSup>
            <m:sSubSupPr/>
            <m:e>
              <m:r>
                <w:rPr>
                  <w:rFonts w:ascii="Cambria Math" w:hAnsi="Cambria Math"/>
                  <w:sz w:val="24"/>
                </w:rPr>
                <m:t>t</m:t>
              </m:r>
            </m:e>
            <m:sub>
              <m:r>
                <w:rPr>
                  <w:rFonts w:ascii="Cambria Math" w:hAnsi="Cambria Math"/>
                  <w:sz w:val="24"/>
                </w:rPr>
                <m:t>o</m:t>
              </m:r>
            </m:sub>
            <m:sup>
              <m:r>
                <w:rPr>
                  <w:rFonts w:ascii="Cambria Math" w:hAnsi="Cambria Math"/>
                  <w:sz w:val="24"/>
                </w:rPr>
                <m:t>i</m:t>
              </m:r>
            </m:sup>
          </m:sSubSup>
        </m:oMath>
        <w:r>
          <w:rPr>
            <w:rFonts w:eastAsia="宋体"/>
            <w:sz w:val="24"/>
            <w:szCs w:val="24"/>
          </w:rPr>
          <w:t xml:space="preserve"> 为第 </w:t>
        </w:r>
        <m:oMath>
          <m:r>
            <w:rPr>
              <w:rFonts w:ascii="Cambria Math" w:hAnsi="Cambria Math"/>
              <w:sz w:val="24"/>
            </w:rPr>
            <m:t>i</m:t>
          </m:r>
        </m:oMath>
        <w:r>
          <w:rPr>
            <w:rFonts w:eastAsia="宋体"/>
            <w:sz w:val="24"/>
            <w:szCs w:val="24"/>
          </w:rPr>
          <w:t xml:space="preserve"> 个保留源对对象 </w:t>
        </w:r>
        <m:oMath>
          <m:r>
            <w:rPr>
              <w:rFonts w:ascii="Cambria Math" w:hAnsi="Cambria Math"/>
              <w:sz w:val="24"/>
            </w:rPr>
            <m:t>o</m:t>
          </m:r>
        </m:oMath>
        <w:r>
          <w:rPr>
            <w:rFonts w:eastAsia="宋体"/>
            <w:sz w:val="24"/>
            <w:szCs w:val="24"/>
          </w:rPr>
          <w:t xml:space="preserve"> 提供的文本声明；</w:t>
        </w:r>
        <m:oMath>
          <m:sSub>
            <m:sSubPr/>
            <m:e>
              <m:d>
                <m:dPr>
                  <m:begChr m:val="‖"/>
                  <m:endChr m:val="‖"/>
                </m:dPr>
                <m:e>
                  <m:r>
                    <m:rPr>
                      <m:sty m:val="p"/>
                    </m:rPr>
                    <w:rPr>
                      <w:rFonts w:ascii="Cambria Math" w:hAnsi="Cambria Math"/>
                      <w:sz w:val="24"/>
                    </w:rPr>
                    <m:t>·</m:t>
                  </m:r>
                </m:e>
              </m:d>
            </m:e>
            <m:sub>
              <m:r>
                <m:rPr>
                  <m:sty m:val="p"/>
                </m:rPr>
                <w:rPr>
                  <w:rFonts w:ascii="Cambria Math" w:hAnsi="Cambria Math"/>
                  <w:sz w:val="24"/>
                </w:rPr>
                <m:t>2</m:t>
              </m:r>
            </m:sub>
          </m:sSub>
        </m:oMath>
        <w:r>
          <w:rPr>
            <w:rFonts w:eastAsia="宋体"/>
            <w:sz w:val="24"/>
            <w:szCs w:val="24"/>
          </w:rPr>
          <w:t xml:space="preserve"> 为 L2 范数，用于将嵌入向量归一化为单位长度。两条文本声明之间的语义相似度定义为其语义向量的余弦相似度 </w:t>
        </w:r>
        <m:oMath>
          <m:sSubSup>
            <m:sSubSupPr/>
            <m:e>
              <m:r>
                <m:rPr>
                  <m:sty m:val="p"/>
                </m:rPr>
                <w:rPr>
                  <w:rFonts w:ascii="Cambria Math" w:hAnsi="Cambria Math"/>
                  <w:sz w:val="24"/>
                </w:rPr>
                <m:t>sim</m:t>
              </m:r>
            </m:e>
            <m:sub>
              <m:r>
                <w:rPr>
                  <w:rFonts w:ascii="Cambria Math" w:hAnsi="Cambria Math"/>
                  <w:sz w:val="24"/>
                </w:rPr>
                <m:t>o</m:t>
              </m:r>
            </m:sub>
            <m:sup>
              <m:r>
                <w:rPr>
                  <w:rFonts w:ascii="Cambria Math" w:hAnsi="Cambria Math"/>
                  <w:sz w:val="24"/>
                </w:rPr>
                <m:t>i,j</m:t>
              </m:r>
            </m:sup>
          </m:sSubSup>
          <m:r>
            <m:rPr>
              <m:sty m:val="p"/>
            </m:rPr>
            <w:rPr>
              <w:rFonts w:ascii="Cambria Math" w:hAnsi="Cambria Math"/>
              <w:sz w:val="24"/>
            </w:rPr>
            <m:t>=</m:t>
          </m:r>
          <m:sSup>
            <m:sSupPr/>
            <m:e>
              <m:d>
                <m:dPr>
                  <m:begChr m:val="("/>
                  <m:endChr m:val=")"/>
                </m:dPr>
                <m:e>
                  <m:sSubSup>
                    <m:sSubSupPr/>
                    <m:e>
                      <m:r>
                        <w:rPr>
                          <w:rFonts w:ascii="Cambria Math" w:hAnsi="Cambria Math"/>
                          <w:sz w:val="24"/>
                        </w:rPr>
                        <m:t>v</m:t>
                      </m:r>
                    </m:e>
                    <m:sub>
                      <m:r>
                        <w:rPr>
                          <w:rFonts w:ascii="Cambria Math" w:hAnsi="Cambria Math"/>
                          <w:sz w:val="24"/>
                        </w:rPr>
                        <m:t>o</m:t>
                      </m:r>
                    </m:sub>
                    <m:sup>
                      <m:r>
                        <w:rPr>
                          <w:rFonts w:ascii="Cambria Math" w:hAnsi="Cambria Math"/>
                          <w:sz w:val="24"/>
                        </w:rPr>
                        <m:t>i</m:t>
                      </m:r>
                    </m:sup>
                  </m:sSubSup>
                </m:e>
              </m:d>
            </m:e>
            <m:sup>
              <m:r>
                <m:rPr>
                  <m:sty m:val="p"/>
                </m:rPr>
                <w:rPr>
                  <w:rFonts w:ascii="Cambria Math" w:hAnsi="Cambria Math"/>
                  <w:sz w:val="24"/>
                </w:rPr>
                <m:t>⊤</m:t>
              </m:r>
            </m:sup>
          </m:sSup>
          <m:r>
            <m:rPr>
              <m:sty m:val="p"/>
            </m:rPr>
            <w:rPr>
              <w:rFonts w:ascii="Cambria Math" w:hAnsi="Cambria Math"/>
              <w:sz w:val="24"/>
            </w:rPr>
            <m:t xml:space="preserve"> · </m:t>
          </m:r>
          <m:sSubSup>
            <m:sSubSupPr/>
            <m:e>
              <m:r>
                <w:rPr>
                  <w:rFonts w:ascii="Cambria Math" w:hAnsi="Cambria Math"/>
                  <w:sz w:val="24"/>
                </w:rPr>
                <m:t>v</m:t>
              </m:r>
            </m:e>
            <m:sub>
              <m:r>
                <w:rPr>
                  <w:rFonts w:ascii="Cambria Math" w:hAnsi="Cambria Math"/>
                  <w:sz w:val="24"/>
                </w:rPr>
                <m:t>o</m:t>
              </m:r>
            </m:sub>
            <m:sup>
              <m:r>
                <w:rPr>
                  <w:rFonts w:ascii="Cambria Math" w:hAnsi="Cambria Math"/>
                  <w:sz w:val="24"/>
                </w:rPr>
                <m:t>j</m:t>
              </m:r>
            </m:sup>
          </m:sSubSup>
        </m:oMath>
        <w:r>
          <w:rPr>
            <w:rFonts w:eastAsia="宋体"/>
            <w:sz w:val="24"/>
            <w:szCs w:val="24"/>
          </w:rPr>
          <w:t>。</w:t>
        </w:r>
      </w:ins>
    </w:p>
    <w:p w14:paraId="4838E311">
      <w:pPr>
        <w:pStyle w:val="24"/>
        <w:tabs>
          <w:tab w:val="center" w:pos="4153"/>
          <w:tab w:val="right" w:pos="8306"/>
        </w:tabs>
        <w:jc w:val="center"/>
        <w:rPr>
          <w:rFonts w:ascii="楷体" w:hAnsi="楷体" w:eastAsia="楷体"/>
          <w:kern w:val="0"/>
          <w:sz w:val="28"/>
          <w:szCs w:val="24"/>
        </w:rPr>
      </w:pPr>
      <m:oMath>
        <m:box>
          <m:boxPr/>
          <m:e>
            <m:sSubSup>
              <m:sSubSupPr/>
              <m:e>
                <m:r>
                  <m:rPr/>
                  <w:rPr>
                    <w:rFonts w:ascii="Cambria Math" w:hAnsi="Cambria Math" w:eastAsia="楷体"/>
                    <w:kern w:val="0"/>
                    <w:sz w:val="28"/>
                  </w:rPr>
                  <m:t>A</m:t>
                </m:r>
              </m:e>
              <m:sub>
                <m:r>
                  <m:rPr/>
                  <w:rPr>
                    <w:rFonts w:ascii="Cambria Math" w:hAnsi="Cambria Math" w:eastAsia="楷体"/>
                    <w:kern w:val="0"/>
                    <w:sz w:val="28"/>
                  </w:rPr>
                  <m:t>o</m:t>
                </m:r>
              </m:sub>
              <m:sup>
                <m:box>
                  <m:boxPr/>
                  <m:e>
                    <m:r>
                      <m:rPr/>
                      <w:rPr>
                        <w:rFonts w:ascii="Cambria Math" w:hAnsi="Cambria Math" w:eastAsia="楷体"/>
                        <w:kern w:val="0"/>
                        <w:sz w:val="28"/>
                      </w:rPr>
                      <m:t>i</m:t>
                    </m:r>
                    <m:r>
                      <m:rPr>
                        <m:sty m:val="p"/>
                      </m:rPr>
                      <w:rPr>
                        <w:rFonts w:ascii="Cambria Math" w:hAnsi="Cambria Math" w:eastAsia="楷体"/>
                        <w:kern w:val="0"/>
                        <w:sz w:val="28"/>
                      </w:rPr>
                      <m:t>,</m:t>
                    </m:r>
                    <m:r>
                      <m:rPr/>
                      <w:rPr>
                        <w:rFonts w:ascii="Cambria Math" w:hAnsi="Cambria Math" w:eastAsia="楷体"/>
                        <w:kern w:val="0"/>
                        <w:sz w:val="28"/>
                      </w:rPr>
                      <m:t>j</m:t>
                    </m:r>
                  </m:e>
                </m:box>
              </m:sup>
            </m:sSubSup>
            <m:r>
              <m:rPr>
                <m:sty m:val="p"/>
              </m:rPr>
              <w:rPr>
                <w:rFonts w:ascii="Cambria Math" w:hAnsi="Cambria Math" w:eastAsia="楷体"/>
                <w:kern w:val="0"/>
                <w:sz w:val="28"/>
              </w:rPr>
              <m:t>=</m:t>
            </m:r>
            <m:r>
              <m:rPr/>
              <w:rPr>
                <w:rFonts w:ascii="Cambria Math" w:hAnsi="Cambria Math" w:eastAsia="楷体"/>
                <w:kern w:val="0"/>
                <w:sz w:val="28"/>
              </w:rPr>
              <m:t>α</m:t>
            </m:r>
            <m:sSubSup>
              <m:sSubSupPr/>
              <m:e>
                <m:box>
                  <m:boxPr/>
                  <m:e>
                    <m:r>
                      <m:rPr>
                        <m:sty m:val="p"/>
                      </m:rPr>
                      <w:rPr>
                        <w:rFonts w:ascii="Cambria Math" w:hAnsi="Cambria Math" w:eastAsia="楷体"/>
                        <w:kern w:val="0"/>
                        <w:sz w:val="28"/>
                      </w:rPr>
                      <m:t>sim</m:t>
                    </m:r>
                  </m:e>
                </m:box>
              </m:e>
              <m:sub>
                <m:r>
                  <m:rPr/>
                  <w:rPr>
                    <w:rFonts w:ascii="Cambria Math" w:hAnsi="Cambria Math" w:eastAsia="楷体"/>
                    <w:kern w:val="0"/>
                    <w:sz w:val="28"/>
                  </w:rPr>
                  <m:t>o</m:t>
                </m:r>
              </m:sub>
              <m:sup>
                <m:box>
                  <m:boxPr/>
                  <m:e>
                    <m:r>
                      <m:rPr/>
                      <w:rPr>
                        <w:rFonts w:ascii="Cambria Math" w:hAnsi="Cambria Math" w:eastAsia="楷体"/>
                        <w:kern w:val="0"/>
                        <w:sz w:val="28"/>
                      </w:rPr>
                      <m:t>i</m:t>
                    </m:r>
                    <m:r>
                      <m:rPr>
                        <m:sty m:val="p"/>
                      </m:rPr>
                      <w:rPr>
                        <w:rFonts w:ascii="Cambria Math" w:hAnsi="Cambria Math" w:eastAsia="楷体"/>
                        <w:kern w:val="0"/>
                        <w:sz w:val="28"/>
                      </w:rPr>
                      <m:t>,</m:t>
                    </m:r>
                    <m:r>
                      <m:rPr/>
                      <w:rPr>
                        <w:rFonts w:ascii="Cambria Math" w:hAnsi="Cambria Math" w:eastAsia="楷体"/>
                        <w:kern w:val="0"/>
                        <w:sz w:val="28"/>
                      </w:rPr>
                      <m:t>j</m:t>
                    </m:r>
                  </m:e>
                </m:box>
              </m:sup>
            </m:sSubSup>
            <m:r>
              <m:rPr>
                <m:sty m:val="p"/>
              </m:rPr>
              <w:rPr>
                <w:rFonts w:ascii="Cambria Math" w:hAnsi="Cambria Math" w:eastAsia="楷体"/>
                <w:kern w:val="0"/>
                <w:sz w:val="28"/>
              </w:rPr>
              <m:t>+(1−</m:t>
            </m:r>
            <m:r>
              <m:rPr/>
              <w:rPr>
                <w:rFonts w:ascii="Cambria Math" w:hAnsi="Cambria Math" w:eastAsia="楷体"/>
                <w:kern w:val="0"/>
                <w:sz w:val="28"/>
              </w:rPr>
              <m:t>α</m:t>
            </m:r>
            <m:r>
              <m:rPr>
                <m:sty m:val="p"/>
              </m:rPr>
              <w:rPr>
                <w:rFonts w:ascii="Cambria Math" w:hAnsi="Cambria Math" w:eastAsia="楷体"/>
                <w:kern w:val="0"/>
                <w:sz w:val="28"/>
              </w:rPr>
              <m:t>)</m:t>
            </m:r>
            <m:sSubSup>
              <m:sSubSupPr/>
              <m:e>
                <m:box>
                  <m:boxPr/>
                  <m:e>
                    <m:r>
                      <m:rPr>
                        <m:sty m:val="p"/>
                      </m:rPr>
                      <w:rPr>
                        <w:rFonts w:ascii="Cambria Math" w:hAnsi="Cambria Math" w:eastAsia="楷体"/>
                        <w:kern w:val="0"/>
                        <w:sz w:val="28"/>
                      </w:rPr>
                      <m:t>num</m:t>
                    </m:r>
                  </m:e>
                </m:box>
              </m:e>
              <m:sub>
                <m:r>
                  <m:rPr/>
                  <w:rPr>
                    <w:rFonts w:ascii="Cambria Math" w:hAnsi="Cambria Math" w:eastAsia="楷体"/>
                    <w:kern w:val="0"/>
                    <w:sz w:val="28"/>
                  </w:rPr>
                  <m:t>o</m:t>
                </m:r>
              </m:sub>
              <m:sup>
                <m:box>
                  <m:boxPr/>
                  <m:e>
                    <m:r>
                      <m:rPr/>
                      <w:rPr>
                        <w:rFonts w:ascii="Cambria Math" w:hAnsi="Cambria Math" w:eastAsia="楷体"/>
                        <w:kern w:val="0"/>
                        <w:sz w:val="28"/>
                      </w:rPr>
                      <m:t>i</m:t>
                    </m:r>
                    <m:r>
                      <m:rPr>
                        <m:sty m:val="p"/>
                      </m:rPr>
                      <w:rPr>
                        <w:rFonts w:ascii="Cambria Math" w:hAnsi="Cambria Math" w:eastAsia="楷体"/>
                        <w:kern w:val="0"/>
                        <w:sz w:val="28"/>
                      </w:rPr>
                      <m:t>,</m:t>
                    </m:r>
                    <m:r>
                      <m:rPr/>
                      <w:rPr>
                        <w:rFonts w:ascii="Cambria Math" w:hAnsi="Cambria Math" w:eastAsia="楷体"/>
                        <w:kern w:val="0"/>
                        <w:sz w:val="28"/>
                      </w:rPr>
                      <m:t>j</m:t>
                    </m:r>
                  </m:e>
                </m:box>
              </m:sup>
            </m:sSubSup>
          </m:e>
        </m:box>
      </m:oMath>
      <w:r>
        <w:rPr>
          <w:rFonts w:ascii="楷体" w:hAnsi="楷体" w:eastAsia="楷体"/>
          <w:kern w:val="0"/>
          <w:sz w:val="28"/>
        </w:rPr>
        <w:tab/>
      </w:r>
      <w:r>
        <w:rPr>
          <w:rFonts w:hint="eastAsia" w:ascii="楷体" w:hAnsi="楷体" w:eastAsia="楷体"/>
          <w:kern w:val="0"/>
          <w:sz w:val="28"/>
          <w:lang w:val="en-US" w:eastAsia="zh-CN"/>
        </w:rPr>
        <w:t xml:space="preserve"> </w:t>
      </w:r>
      <w:r>
        <w:rPr>
          <w:rFonts w:ascii="楷体" w:hAnsi="楷体" w:eastAsia="楷体"/>
          <w:kern w:val="0"/>
          <w:sz w:val="28"/>
        </w:rPr>
        <w:t>（8）</w:t>
      </w:r>
    </w:p>
    <w:p>
      <w:pPr>
        <w:pStyle w:val="List Paragraph"/>
        <w:rPr>
          <w:ins w:id="107" w:author="Claude" w:date="2026-06-17T23:44:35Z"/>
        </w:rPr>
      </w:pPr>
      <w:ins w:id="108" w:author="Claude" w:date="2026-06-17T23:44:35Z">
        <w:r>
          <w:rPr>
            <w:rFonts w:eastAsia="宋体"/>
            <w:sz w:val="24"/>
            <w:szCs w:val="24"/>
          </w:rPr>
          <w:t>其中，</w:t>
        </w:r>
        <m:oMath>
          <m:sSubSup>
            <m:sSubSupPr/>
            <m:e>
              <m:r>
                <w:rPr>
                  <w:rFonts w:ascii="Cambria Math" w:hAnsi="Cambria Math"/>
                  <w:sz w:val="24"/>
                </w:rPr>
                <m:t>A</m:t>
              </m:r>
            </m:e>
            <m:sub>
              <m:r>
                <w:rPr>
                  <w:rFonts w:ascii="Cambria Math" w:hAnsi="Cambria Math"/>
                  <w:sz w:val="24"/>
                </w:rPr>
                <m:t>o</m:t>
              </m:r>
            </m:sub>
            <m:sup>
              <m:r>
                <w:rPr>
                  <w:rFonts w:ascii="Cambria Math" w:hAnsi="Cambria Math"/>
                  <w:sz w:val="24"/>
                </w:rPr>
                <m:t>i,j</m:t>
              </m:r>
            </m:sup>
          </m:sSubSup>
        </m:oMath>
        <w:r>
          <w:rPr>
            <w:rFonts w:eastAsia="宋体"/>
            <w:sz w:val="24"/>
            <w:szCs w:val="24"/>
          </w:rPr>
          <w:t xml:space="preserve"> 为对象 </w:t>
        </w:r>
        <m:oMath>
          <m:r>
            <w:rPr>
              <w:rFonts w:ascii="Cambria Math" w:hAnsi="Cambria Math"/>
              <w:sz w:val="24"/>
            </w:rPr>
            <m:t>o</m:t>
          </m:r>
        </m:oMath>
        <w:r>
          <w:rPr>
            <w:rFonts w:eastAsia="宋体"/>
            <w:sz w:val="24"/>
            <w:szCs w:val="24"/>
          </w:rPr>
          <w:t xml:space="preserve"> 上第 </w:t>
        </w:r>
        <m:oMath>
          <m:r>
            <w:rPr>
              <w:rFonts w:ascii="Cambria Math" w:hAnsi="Cambria Math"/>
              <w:sz w:val="24"/>
            </w:rPr>
            <m:t>i</m:t>
          </m:r>
        </m:oMath>
        <w:r>
          <w:rPr>
            <w:rFonts w:eastAsia="宋体"/>
            <w:sz w:val="24"/>
            <w:szCs w:val="24"/>
          </w:rPr>
          <w:t xml:space="preserve"> 条与第 </w:t>
        </w:r>
        <m:oMath>
          <m:r>
            <w:rPr>
              <w:rFonts w:ascii="Cambria Math" w:hAnsi="Cambria Math"/>
              <w:sz w:val="24"/>
            </w:rPr>
            <m:t>j</m:t>
          </m:r>
        </m:oMath>
        <w:r>
          <w:rPr>
            <w:rFonts w:eastAsia="宋体"/>
            <w:sz w:val="24"/>
            <w:szCs w:val="24"/>
          </w:rPr>
          <w:t xml:space="preserve"> 条文本声明之间的混合亲和度；</w:t>
        </w:r>
        <m:oMath>
          <m:sSubSup>
            <m:sSubSupPr/>
            <m:e>
              <m:r>
                <m:rPr>
                  <m:sty m:val="p"/>
                </m:rPr>
                <w:rPr>
                  <w:rFonts w:ascii="Cambria Math" w:hAnsi="Cambria Math"/>
                  <w:sz w:val="24"/>
                </w:rPr>
                <m:t>sim</m:t>
              </m:r>
            </m:e>
            <m:sub>
              <m:r>
                <w:rPr>
                  <w:rFonts w:ascii="Cambria Math" w:hAnsi="Cambria Math"/>
                  <w:sz w:val="24"/>
                </w:rPr>
                <m:t>o</m:t>
              </m:r>
            </m:sub>
            <m:sup>
              <m:r>
                <w:rPr>
                  <w:rFonts w:ascii="Cambria Math" w:hAnsi="Cambria Math"/>
                  <w:sz w:val="24"/>
                </w:rPr>
                <m:t>i,j</m:t>
              </m:r>
            </m:sup>
          </m:sSubSup>
        </m:oMath>
        <w:r>
          <w:rPr>
            <w:rFonts w:eastAsia="宋体"/>
            <w:sz w:val="24"/>
            <w:szCs w:val="24"/>
          </w:rPr>
          <w:t xml:space="preserve"> 为二者的语义相似度（余弦相似度）；</w:t>
        </w:r>
        <m:oMath>
          <m:sSubSup>
            <m:sSubSupPr/>
            <m:e>
              <m:r>
                <m:rPr>
                  <m:sty m:val="p"/>
                </m:rPr>
                <w:rPr>
                  <w:rFonts w:ascii="Cambria Math" w:hAnsi="Cambria Math"/>
                  <w:sz w:val="24"/>
                </w:rPr>
                <m:t>num</m:t>
              </m:r>
            </m:e>
            <m:sub>
              <m:r>
                <w:rPr>
                  <w:rFonts w:ascii="Cambria Math" w:hAnsi="Cambria Math"/>
                  <w:sz w:val="24"/>
                </w:rPr>
                <m:t>o</m:t>
              </m:r>
            </m:sub>
            <m:sup>
              <m:r>
                <w:rPr>
                  <w:rFonts w:ascii="Cambria Math" w:hAnsi="Cambria Math"/>
                  <w:sz w:val="24"/>
                </w:rPr>
                <m:t>i,j</m:t>
              </m:r>
            </m:sup>
          </m:sSubSup>
        </m:oMath>
        <w:r>
          <w:rPr>
            <w:rFonts w:eastAsia="宋体"/>
            <w:sz w:val="24"/>
            <w:szCs w:val="24"/>
          </w:rPr>
          <w:t xml:space="preserve"> 为二者的数值一致性，通过对各自文本中正则抽取的有序数值序列以最近匹配的相对偏差经高斯衰减后取平均并对称化得到；</w:t>
        </w:r>
        <m:oMath>
          <m:r>
            <w:rPr>
              <w:rFonts w:ascii="Cambria Math" w:hAnsi="Cambria Math"/>
              <w:sz w:val="24"/>
            </w:rPr>
            <m:t>α</m:t>
          </m:r>
          <m:r>
            <m:rPr>
              <m:sty m:val="p"/>
            </m:rPr>
            <w:rPr>
              <w:rFonts w:ascii="Cambria Math" w:hAnsi="Cambria Math"/>
              <w:sz w:val="24"/>
            </w:rPr>
            <m:t xml:space="preserve"> ∈ </m:t>
          </m:r>
          <m:d>
            <m:dPr>
              <m:begChr m:val="["/>
              <m:endChr m:val="]"/>
            </m:dPr>
            <m:e>
              <m:r>
                <m:rPr>
                  <m:sty m:val="p"/>
                </m:rPr>
                <w:rPr>
                  <w:rFonts w:ascii="Cambria Math" w:hAnsi="Cambria Math"/>
                  <w:sz w:val="24"/>
                </w:rPr>
                <m:t>0</m:t>
              </m:r>
              <m:r>
                <m:rPr>
                  <m:sty m:val="p"/>
                </m:rPr>
                <w:rPr>
                  <w:rFonts w:ascii="Cambria Math" w:hAnsi="Cambria Math"/>
                  <w:sz w:val="24"/>
                </w:rPr>
                <m:t>,</m:t>
              </m:r>
              <m:r>
                <m:rPr>
                  <m:sty m:val="p"/>
                </m:rPr>
                <w:rPr>
                  <w:rFonts w:ascii="Cambria Math" w:hAnsi="Cambria Math"/>
                  <w:sz w:val="24"/>
                </w:rPr>
                <m:t>1</m:t>
              </m:r>
            </m:e>
          </m:d>
        </m:oMath>
        <w:r>
          <w:rPr>
            <w:rFonts w:eastAsia="宋体"/>
            <w:sz w:val="24"/>
            <w:szCs w:val="24"/>
          </w:rPr>
          <w:t xml:space="preserve"> 为语义与数值信号之间的平衡因子，本发明中设为 </w:t>
        </w:r>
        <m:oMath>
          <m:r>
            <w:rPr>
              <w:rFonts w:ascii="Cambria Math" w:hAnsi="Cambria Math"/>
              <w:sz w:val="24"/>
            </w:rPr>
            <m:t>α</m:t>
          </m:r>
          <m:r>
            <m:rPr>
              <m:sty m:val="p"/>
            </m:rPr>
            <w:rPr>
              <w:rFonts w:ascii="Cambria Math" w:hAnsi="Cambria Math"/>
              <w:sz w:val="24"/>
            </w:rPr>
            <m:t xml:space="preserve"> = </m:t>
          </m:r>
          <m:r>
            <m:rPr>
              <m:sty m:val="p"/>
            </m:rPr>
            <w:rPr>
              <w:rFonts w:ascii="Cambria Math" w:hAnsi="Cambria Math"/>
              <w:sz w:val="24"/>
            </w:rPr>
            <m:t>0.5</m:t>
          </m:r>
        </m:oMath>
        <w:r>
          <w:rPr>
            <w:rFonts w:eastAsia="宋体"/>
            <w:sz w:val="24"/>
            <w:szCs w:val="24"/>
          </w:rPr>
          <w:t>；</w:t>
        </w:r>
        <m:oMath>
          <m:sSubSup>
            <m:sSubSupPr/>
            <m:e>
              <m:r>
                <w:rPr>
                  <w:rFonts w:ascii="Cambria Math" w:hAnsi="Cambria Math"/>
                  <w:sz w:val="24"/>
                </w:rPr>
                <m:t>L</m:t>
              </m:r>
            </m:e>
            <m:sub>
              <m:r>
                <w:rPr>
                  <w:rFonts w:ascii="Cambria Math" w:hAnsi="Cambria Math"/>
                  <w:sz w:val="24"/>
                </w:rPr>
                <m:t>o</m:t>
              </m:r>
            </m:sub>
            <m:sup>
              <m:r>
                <w:rPr>
                  <w:rFonts w:ascii="Cambria Math" w:hAnsi="Cambria Math"/>
                  <w:sz w:val="24"/>
                </w:rPr>
                <m:t>i</m:t>
              </m:r>
            </m:sup>
          </m:sSubSup>
        </m:oMath>
        <w:r>
          <w:rPr>
            <w:rFonts w:eastAsia="宋体"/>
            <w:sz w:val="24"/>
            <w:szCs w:val="24"/>
          </w:rPr>
          <w:t xml:space="preserve"> 和 </w:t>
        </w:r>
        <m:oMath>
          <m:sSubSup>
            <m:sSubSupPr/>
            <m:e>
              <m:r>
                <w:rPr>
                  <w:rFonts w:ascii="Cambria Math" w:hAnsi="Cambria Math"/>
                  <w:sz w:val="24"/>
                </w:rPr>
                <m:t>L</m:t>
              </m:r>
            </m:e>
            <m:sub>
              <m:r>
                <w:rPr>
                  <w:rFonts w:ascii="Cambria Math" w:hAnsi="Cambria Math"/>
                  <w:sz w:val="24"/>
                </w:rPr>
                <m:t>o</m:t>
              </m:r>
            </m:sub>
            <m:sup>
              <m:r>
                <w:rPr>
                  <w:rFonts w:ascii="Cambria Math" w:hAnsi="Cambria Math"/>
                  <w:sz w:val="24"/>
                </w:rPr>
                <m:t>j</m:t>
              </m:r>
            </m:sup>
          </m:sSubSup>
        </m:oMath>
        <w:r>
          <w:rPr>
            <w:rFonts w:eastAsia="宋体"/>
            <w:sz w:val="24"/>
            <w:szCs w:val="24"/>
          </w:rPr>
          <w:t xml:space="preserve"> 分别为从第 </w:t>
        </w:r>
        <m:oMath>
          <m:r>
            <w:rPr>
              <w:rFonts w:ascii="Cambria Math" w:hAnsi="Cambria Math"/>
              <w:sz w:val="24"/>
            </w:rPr>
            <m:t>i</m:t>
          </m:r>
        </m:oMath>
        <w:r>
          <w:rPr>
            <w:rFonts w:eastAsia="宋体"/>
            <w:sz w:val="24"/>
            <w:szCs w:val="24"/>
          </w:rPr>
          <w:t xml:space="preserve"> 条和第 </w:t>
        </w:r>
        <m:oMath>
          <m:r>
            <w:rPr>
              <w:rFonts w:ascii="Cambria Math" w:hAnsi="Cambria Math"/>
              <w:sz w:val="24"/>
            </w:rPr>
            <m:t>j</m:t>
          </m:r>
        </m:oMath>
        <w:r>
          <w:rPr>
            <w:rFonts w:eastAsia="宋体"/>
            <w:sz w:val="24"/>
            <w:szCs w:val="24"/>
          </w:rPr>
          <w:t xml:space="preserve"> 条文本声明中通过正则表达式 </w:t>
        </w:r>
        <m:oMath>
          <m:sSub>
            <m:sSubPr/>
            <m:e>
              <m:r>
                <w:rPr>
                  <w:rFonts w:ascii="Cambria Math" w:hAnsi="Cambria Math"/>
                  <w:sz w:val="24"/>
                </w:rPr>
                <m:t>π</m:t>
              </m:r>
            </m:e>
            <m:sub>
              <m:r>
                <m:rPr>
                  <m:sty m:val="p"/>
                </m:rPr>
                <w:rPr>
                  <w:rFonts w:ascii="Cambria Math" w:hAnsi="Cambria Math"/>
                  <w:sz w:val="24"/>
                </w:rPr>
                <m:t>num</m:t>
              </m:r>
            </m:sub>
          </m:sSub>
        </m:oMath>
        <w:r>
          <w:rPr>
            <w:rFonts w:eastAsia="宋体"/>
            <w:sz w:val="24"/>
            <w:szCs w:val="24"/>
          </w:rPr>
          <w:t xml:space="preserve"> 抽取的有序数值序列；当任一序列为空集时，混合亲和度退化为仅采用语义相似度。</w:t>
        </w:r>
      </w:ins>
    </w:p>
    <w:p w14:paraId="7B0F438E">
      <w:pPr>
        <w:pStyle w:val="24"/>
        <w:tabs>
          <w:tab w:val="right" w:pos="8640"/>
        </w:tabs>
        <w:ind w:firstLine="560"/>
        <w:jc w:val="left"/>
        <w:rPr>
          <w:rFonts w:ascii="楷体" w:hAnsi="楷体" w:eastAsia="楷体"/>
          <w:kern w:val="0"/>
          <w:sz w:val="28"/>
          <w:szCs w:val="24"/>
        </w:rPr>
      </w:pPr>
      <w:r>
        <w:rPr>
          <w:rFonts w:ascii="楷体" w:hAnsi="楷体" w:eastAsia="楷体" w:cs="隶书"/>
          <w:sz w:val="28"/>
          <w:szCs w:val="28"/>
        </w:rPr>
        <w:t>在混合亲和度矩阵之上，本发明对每条文本声明聚合其余来源的可靠性加权支持度，并选取得分最高者作为该对象的可信文本输出；随后对每个保留源计算其文本相对于可信文本输出的语义一致性，以及按对齐位置加权的数值一致性，二者以同一权重线性融合得到文本通道一致性得分。数值通道得分与文本通道得分在跨通道层先以对象为单位平均，再以智能体为单位平均，得到该智能体在本次批次中的总体一致性得分，供后续可靠性更新模块使用。</w:t>
      </w:r>
    </w:p>
    <w:p w14:paraId="3B22C1C3">
      <w:pPr>
        <w:pStyle w:val="17"/>
        <w:jc w:val="left"/>
        <w:rPr>
          <w:rFonts w:ascii="楷体" w:hAnsi="楷体" w:eastAsia="楷体"/>
          <w:b/>
          <w:bCs/>
          <w:sz w:val="28"/>
          <w:szCs w:val="24"/>
        </w:rPr>
      </w:pPr>
      <w:r>
        <w:rPr>
          <w:rFonts w:hint="eastAsia" w:ascii="楷体" w:hAnsi="楷体" w:eastAsia="楷体"/>
          <w:b/>
          <w:bCs/>
          <w:sz w:val="28"/>
          <w:szCs w:val="24"/>
        </w:rPr>
        <w:t>2.2.2 基于Beta-Bernoulli的跨批次源可靠性更新机制</w:t>
      </w:r>
    </w:p>
    <w:p w14:paraId="4E9E509A">
      <w:pPr>
        <w:pStyle w:val="24"/>
        <w:ind w:firstLine="560"/>
        <w:jc w:val="left"/>
        <w:rPr>
          <w:rFonts w:ascii="楷体" w:hAnsi="楷体" w:eastAsia="楷体"/>
          <w:kern w:val="0"/>
          <w:sz w:val="28"/>
        </w:rPr>
      </w:pPr>
      <w:r>
        <w:rPr>
          <w:rFonts w:ascii="楷体" w:hAnsi="楷体" w:eastAsia="楷体"/>
          <w:kern w:val="0"/>
          <w:sz w:val="28"/>
        </w:rPr>
        <w:t>在每个事件批次完成双通道聚合之后，本发明利用所得的通道级一致性得分对每个智能体的源可靠性进行跨批次的 Beta-Bernoulli 更新。具体而言，本发明为每个源维护一对 Beta 后验参数，初始化为均匀先验，源的当前可信度按式（1）取后验均值。该形式将可信度天然约束在区间 [0, 1] 内，便于直接作为下一批次可靠性门控与数值通道加权的输入。</w:t>
      </w:r>
    </w:p>
    <w:p w14:paraId="32CE24E8">
      <w:pPr>
        <w:pStyle w:val="24"/>
        <w:ind w:firstLine="560"/>
        <w:jc w:val="left"/>
        <w:rPr>
          <w:rFonts w:ascii="楷体" w:hAnsi="楷体" w:eastAsia="楷体"/>
          <w:kern w:val="0"/>
          <w:sz w:val="28"/>
        </w:rPr>
      </w:pPr>
      <w:r>
        <w:rPr>
          <w:rFonts w:ascii="楷体" w:hAnsi="楷体" w:eastAsia="楷体" w:cs="隶书"/>
          <w:sz w:val="28"/>
          <w:szCs w:val="28"/>
        </w:rPr>
        <w:t>对每个智能体，本发明先在本批次的各对象上对数值通道得分与文本通道得分按可用情况求平均，得到对象级一致性得分；再在所有对象上取平均，得到该智能体在本批次的批次级一致性得分。该批次级得分按式（9）作为正负证据更新至 Beta 后验参数；更新后的可信度按式（1）重新计算，并用于下一批次的可靠性门控。</w:t>
      </w:r>
    </w:p>
    <w:p w14:paraId="15D82E05">
      <w:pPr>
        <w:pStyle w:val="24"/>
        <w:tabs>
          <w:tab w:val="center" w:pos="4153"/>
          <w:tab w:val="right" w:pos="8306"/>
        </w:tabs>
        <w:jc w:val="center"/>
        <w:rPr>
          <w:rFonts w:ascii="楷体" w:hAnsi="楷体" w:eastAsia="楷体"/>
          <w:kern w:val="0"/>
          <w:sz w:val="28"/>
        </w:rPr>
      </w:pPr>
      <m:oMath>
        <m:box>
          <m:boxPr/>
          <m:e>
            <m:sSub>
              <m:sSubPr/>
              <m:e>
                <m:r>
                  <m:rPr/>
                  <w:rPr>
                    <w:rFonts w:ascii="Cambria Math" w:hAnsi="Cambria Math" w:eastAsia="楷体"/>
                    <w:kern w:val="0"/>
                    <w:sz w:val="28"/>
                  </w:rPr>
                  <m:t>α</m:t>
                </m:r>
              </m:e>
              <m:sub>
                <m:box>
                  <m:boxPr/>
                  <m:e>
                    <m:sSub>
                      <m:sSubPr/>
                      <m:e>
                        <m:r>
                          <m:rPr/>
                          <w:rPr>
                            <w:rFonts w:ascii="Cambria Math" w:hAnsi="Cambria Math" w:eastAsia="楷体"/>
                            <w:kern w:val="0"/>
                            <w:sz w:val="28"/>
                          </w:rPr>
                          <m:t>s</m:t>
                        </m:r>
                      </m:e>
                      <m:sub>
                        <m:r>
                          <m:rPr/>
                          <w:rPr>
                            <w:rFonts w:ascii="Cambria Math" w:hAnsi="Cambria Math" w:eastAsia="楷体"/>
                            <w:kern w:val="0"/>
                            <w:sz w:val="28"/>
                          </w:rPr>
                          <m:t>i</m:t>
                        </m:r>
                      </m:sub>
                    </m:sSub>
                  </m:e>
                </m:box>
              </m:sub>
            </m:sSub>
            <m:r>
              <m:rPr>
                <m:sty m:val="p"/>
              </m:rPr>
              <w:rPr>
                <w:rFonts w:ascii="Cambria Math" w:hAnsi="Cambria Math" w:eastAsia="楷体"/>
                <w:kern w:val="0"/>
                <w:sz w:val="28"/>
              </w:rPr>
              <m:t>←</m:t>
            </m:r>
            <m:sSub>
              <m:sSubPr/>
              <m:e>
                <m:r>
                  <m:rPr/>
                  <w:rPr>
                    <w:rFonts w:ascii="Cambria Math" w:hAnsi="Cambria Math" w:eastAsia="楷体"/>
                    <w:kern w:val="0"/>
                    <w:sz w:val="28"/>
                  </w:rPr>
                  <m:t>α</m:t>
                </m:r>
              </m:e>
              <m:sub>
                <m:box>
                  <m:boxPr/>
                  <m:e>
                    <m:sSub>
                      <m:sSubPr/>
                      <m:e>
                        <m:r>
                          <m:rPr/>
                          <w:rPr>
                            <w:rFonts w:ascii="Cambria Math" w:hAnsi="Cambria Math" w:eastAsia="楷体"/>
                            <w:kern w:val="0"/>
                            <w:sz w:val="28"/>
                          </w:rPr>
                          <m:t>s</m:t>
                        </m:r>
                      </m:e>
                      <m:sub>
                        <m:r>
                          <m:rPr/>
                          <w:rPr>
                            <w:rFonts w:ascii="Cambria Math" w:hAnsi="Cambria Math" w:eastAsia="楷体"/>
                            <w:kern w:val="0"/>
                            <w:sz w:val="28"/>
                          </w:rPr>
                          <m:t>i</m:t>
                        </m:r>
                      </m:sub>
                    </m:sSub>
                  </m:e>
                </m:box>
              </m:sub>
            </m:sSub>
            <m:r>
              <m:rPr>
                <m:sty m:val="p"/>
              </m:rPr>
              <w:rPr>
                <w:rFonts w:ascii="Cambria Math" w:hAnsi="Cambria Math" w:eastAsia="楷体"/>
                <w:kern w:val="0"/>
                <w:sz w:val="28"/>
              </w:rPr>
              <m:t>+</m:t>
            </m:r>
            <m:r>
              <m:rPr/>
              <w:rPr>
                <w:rFonts w:ascii="Cambria Math" w:hAnsi="Cambria Math" w:eastAsia="楷体"/>
                <w:kern w:val="0"/>
                <w:sz w:val="28"/>
              </w:rPr>
              <m:t>η</m:t>
            </m:r>
            <m:sSubSup>
              <m:sSubSupPr/>
              <m:e>
                <m:r>
                  <m:rPr/>
                  <w:rPr>
                    <w:rFonts w:ascii="Cambria Math" w:hAnsi="Cambria Math" w:eastAsia="楷体"/>
                    <w:kern w:val="0"/>
                    <w:sz w:val="28"/>
                  </w:rPr>
                  <m:t>c</m:t>
                </m:r>
              </m:e>
              <m:sub>
                <m:r>
                  <m:rPr/>
                  <w:rPr>
                    <w:rFonts w:ascii="Cambria Math" w:hAnsi="Cambria Math" w:eastAsia="楷体"/>
                    <w:kern w:val="0"/>
                    <w:sz w:val="28"/>
                  </w:rPr>
                  <m:t>e</m:t>
                </m:r>
              </m:sub>
              <m:sup>
                <m:box>
                  <m:boxPr/>
                  <m:e>
                    <m:r>
                      <m:rPr/>
                      <w:rPr>
                        <w:rFonts w:ascii="Cambria Math" w:hAnsi="Cambria Math" w:eastAsia="楷体"/>
                        <w:kern w:val="0"/>
                        <w:sz w:val="28"/>
                      </w:rPr>
                      <m:t>i</m:t>
                    </m:r>
                  </m:e>
                </m:box>
              </m:sup>
            </m:sSubSup>
            <m:r>
              <m:rPr>
                <m:sty m:val="p"/>
              </m:rPr>
              <w:rPr>
                <w:rFonts w:ascii="Cambria Math" w:hAnsi="Cambria Math" w:eastAsia="楷体"/>
                <w:kern w:val="0"/>
                <w:sz w:val="28"/>
              </w:rPr>
              <m:t>,</m:t>
            </m:r>
            <m:sSub>
              <m:sSubPr/>
              <m:e>
                <m:r>
                  <m:rPr/>
                  <w:rPr>
                    <w:rFonts w:ascii="Cambria Math" w:hAnsi="Cambria Math" w:eastAsia="楷体"/>
                    <w:kern w:val="0"/>
                    <w:sz w:val="28"/>
                  </w:rPr>
                  <m:t>β</m:t>
                </m:r>
              </m:e>
              <m:sub>
                <m:box>
                  <m:boxPr/>
                  <m:e>
                    <m:sSub>
                      <m:sSubPr/>
                      <m:e>
                        <m:r>
                          <m:rPr/>
                          <w:rPr>
                            <w:rFonts w:ascii="Cambria Math" w:hAnsi="Cambria Math" w:eastAsia="楷体"/>
                            <w:kern w:val="0"/>
                            <w:sz w:val="28"/>
                          </w:rPr>
                          <m:t>s</m:t>
                        </m:r>
                      </m:e>
                      <m:sub>
                        <m:r>
                          <m:rPr/>
                          <w:rPr>
                            <w:rFonts w:ascii="Cambria Math" w:hAnsi="Cambria Math" w:eastAsia="楷体"/>
                            <w:kern w:val="0"/>
                            <w:sz w:val="28"/>
                          </w:rPr>
                          <m:t>i</m:t>
                        </m:r>
                      </m:sub>
                    </m:sSub>
                  </m:e>
                </m:box>
              </m:sub>
            </m:sSub>
            <m:r>
              <m:rPr>
                <m:sty m:val="p"/>
              </m:rPr>
              <w:rPr>
                <w:rFonts w:ascii="Cambria Math" w:hAnsi="Cambria Math" w:eastAsia="楷体"/>
                <w:kern w:val="0"/>
                <w:sz w:val="28"/>
              </w:rPr>
              <m:t>←</m:t>
            </m:r>
            <m:sSub>
              <m:sSubPr/>
              <m:e>
                <m:r>
                  <m:rPr/>
                  <w:rPr>
                    <w:rFonts w:ascii="Cambria Math" w:hAnsi="Cambria Math" w:eastAsia="楷体"/>
                    <w:kern w:val="0"/>
                    <w:sz w:val="28"/>
                  </w:rPr>
                  <m:t>β</m:t>
                </m:r>
              </m:e>
              <m:sub>
                <m:box>
                  <m:boxPr/>
                  <m:e>
                    <m:sSub>
                      <m:sSubPr/>
                      <m:e>
                        <m:r>
                          <m:rPr/>
                          <w:rPr>
                            <w:rFonts w:ascii="Cambria Math" w:hAnsi="Cambria Math" w:eastAsia="楷体"/>
                            <w:kern w:val="0"/>
                            <w:sz w:val="28"/>
                          </w:rPr>
                          <m:t>s</m:t>
                        </m:r>
                      </m:e>
                      <m:sub>
                        <m:r>
                          <m:rPr/>
                          <w:rPr>
                            <w:rFonts w:ascii="Cambria Math" w:hAnsi="Cambria Math" w:eastAsia="楷体"/>
                            <w:kern w:val="0"/>
                            <w:sz w:val="28"/>
                          </w:rPr>
                          <m:t>i</m:t>
                        </m:r>
                      </m:sub>
                    </m:sSub>
                  </m:e>
                </m:box>
              </m:sub>
            </m:sSub>
            <m:r>
              <m:rPr>
                <m:sty m:val="p"/>
              </m:rPr>
              <w:rPr>
                <w:rFonts w:ascii="Cambria Math" w:hAnsi="Cambria Math" w:eastAsia="楷体"/>
                <w:kern w:val="0"/>
                <w:sz w:val="28"/>
              </w:rPr>
              <m:t>+</m:t>
            </m:r>
            <m:r>
              <m:rPr/>
              <w:rPr>
                <w:rFonts w:ascii="Cambria Math" w:hAnsi="Cambria Math" w:eastAsia="楷体"/>
                <w:kern w:val="0"/>
                <w:sz w:val="28"/>
              </w:rPr>
              <m:t>η</m:t>
            </m:r>
            <m:r>
              <m:rPr>
                <m:sty m:val="p"/>
              </m:rPr>
              <w:rPr>
                <w:rFonts w:ascii="Cambria Math" w:hAnsi="Cambria Math" w:eastAsia="楷体"/>
                <w:kern w:val="0"/>
                <w:sz w:val="28"/>
              </w:rPr>
              <m:t>(1−</m:t>
            </m:r>
            <m:sSubSup>
              <m:sSubSupPr/>
              <m:e>
                <m:r>
                  <m:rPr/>
                  <w:rPr>
                    <w:rFonts w:ascii="Cambria Math" w:hAnsi="Cambria Math" w:eastAsia="楷体"/>
                    <w:kern w:val="0"/>
                    <w:sz w:val="28"/>
                  </w:rPr>
                  <m:t>c</m:t>
                </m:r>
              </m:e>
              <m:sub>
                <m:r>
                  <m:rPr/>
                  <w:rPr>
                    <w:rFonts w:ascii="Cambria Math" w:hAnsi="Cambria Math" w:eastAsia="楷体"/>
                    <w:kern w:val="0"/>
                    <w:sz w:val="28"/>
                  </w:rPr>
                  <m:t>e</m:t>
                </m:r>
              </m:sub>
              <m:sup>
                <m:box>
                  <m:boxPr/>
                  <m:e>
                    <m:r>
                      <m:rPr/>
                      <w:rPr>
                        <w:rFonts w:ascii="Cambria Math" w:hAnsi="Cambria Math" w:eastAsia="楷体"/>
                        <w:kern w:val="0"/>
                        <w:sz w:val="28"/>
                      </w:rPr>
                      <m:t>i</m:t>
                    </m:r>
                  </m:e>
                </m:box>
              </m:sup>
            </m:sSubSup>
            <m:r>
              <m:rPr>
                <m:sty m:val="p"/>
              </m:rPr>
              <w:rPr>
                <w:rFonts w:ascii="Cambria Math" w:hAnsi="Cambria Math" w:eastAsia="楷体"/>
                <w:kern w:val="0"/>
                <w:sz w:val="28"/>
              </w:rPr>
              <m:t>)</m:t>
            </m:r>
          </m:e>
        </m:box>
      </m:oMath>
      <w:r>
        <w:rPr>
          <w:rFonts w:hint="eastAsia"/>
          <w:i w:val="0"/>
          <w:lang w:val="en-US" w:eastAsia="zh-CN"/>
        </w:rPr>
        <w:t xml:space="preserve"> </w:t>
      </w:r>
      <w:r>
        <w:rPr>
          <w:rFonts w:ascii="楷体" w:hAnsi="楷体" w:eastAsia="楷体"/>
          <w:kern w:val="0"/>
          <w:sz w:val="28"/>
        </w:rPr>
        <w:t>（9）</w:t>
      </w:r>
    </w:p>
    <w:p>
      <w:pPr>
        <w:pStyle w:val="List Paragraph"/>
        <w:rPr>
          <w:ins w:id="105" w:author="Claude" w:date="2026-06-17T23:44:35Z"/>
        </w:rPr>
      </w:pPr>
      <w:ins w:id="106" w:author="Claude" w:date="2026-06-17T23:44:35Z">
        <w:r>
          <w:rPr>
            <w:rFonts w:eastAsia="宋体"/>
            <w:sz w:val="24"/>
            <w:szCs w:val="24"/>
          </w:rPr>
          <w:t>其中，</w:t>
        </w:r>
        <m:oMath>
          <m:sSub>
            <m:sSubPr/>
            <m:e>
              <m:r>
                <w:rPr>
                  <w:rFonts w:ascii="Cambria Math" w:hAnsi="Cambria Math"/>
                  <w:sz w:val="24"/>
                </w:rPr>
                <m:t>α</m:t>
              </m:r>
            </m:e>
            <m:sub>
              <m:sSub>
                <m:sSubPr/>
                <m:e>
                  <m:r>
                    <w:rPr>
                      <w:rFonts w:ascii="Cambria Math" w:hAnsi="Cambria Math"/>
                      <w:sz w:val="24"/>
                    </w:rPr>
                    <m:t>s</m:t>
                  </m:r>
                </m:e>
                <m:sub>
                  <m:r>
                    <w:rPr>
                      <w:rFonts w:ascii="Cambria Math" w:hAnsi="Cambria Math"/>
                      <w:sz w:val="24"/>
                    </w:rPr>
                    <m:t>i</m:t>
                  </m:r>
                </m:sub>
              </m:sSub>
            </m:sub>
          </m:sSub>
        </m:oMath>
        <w:r>
          <w:rPr>
            <w:rFonts w:eastAsia="宋体"/>
            <w:sz w:val="24"/>
            <w:szCs w:val="24"/>
          </w:rPr>
          <w:t xml:space="preserve"> 和 </w:t>
        </w:r>
        <m:oMath>
          <m:sSub>
            <m:sSubPr/>
            <m:e>
              <m:r>
                <w:rPr>
                  <w:rFonts w:ascii="Cambria Math" w:hAnsi="Cambria Math"/>
                  <w:sz w:val="24"/>
                </w:rPr>
                <m:t>β</m:t>
              </m:r>
            </m:e>
            <m:sub>
              <m:sSub>
                <m:sSubPr/>
                <m:e>
                  <m:r>
                    <w:rPr>
                      <w:rFonts w:ascii="Cambria Math" w:hAnsi="Cambria Math"/>
                      <w:sz w:val="24"/>
                    </w:rPr>
                    <m:t>s</m:t>
                  </m:r>
                </m:e>
                <m:sub>
                  <m:r>
                    <w:rPr>
                      <w:rFonts w:ascii="Cambria Math" w:hAnsi="Cambria Math"/>
                      <w:sz w:val="24"/>
                    </w:rPr>
                    <m:t>i</m:t>
                  </m:r>
                </m:sub>
              </m:sSub>
            </m:sub>
          </m:sSub>
        </m:oMath>
        <w:r>
          <w:rPr>
            <w:rFonts w:eastAsia="宋体"/>
            <w:sz w:val="24"/>
            <w:szCs w:val="24"/>
          </w:rPr>
          <w:t xml:space="preserve"> 分别为源 </w:t>
        </w:r>
        <m:oMath>
          <m:sSub>
            <m:sSubPr/>
            <m:e>
              <m:r>
                <w:rPr>
                  <w:rFonts w:ascii="Cambria Math" w:hAnsi="Cambria Math"/>
                  <w:sz w:val="24"/>
                </w:rPr>
                <m:t>s</m:t>
              </m:r>
            </m:e>
            <m:sub>
              <m:r>
                <w:rPr>
                  <w:rFonts w:ascii="Cambria Math" w:hAnsi="Cambria Math"/>
                  <w:sz w:val="24"/>
                </w:rPr>
                <m:t>i</m:t>
              </m:r>
            </m:sub>
          </m:sSub>
        </m:oMath>
        <w:r>
          <w:rPr>
            <w:rFonts w:eastAsia="宋体"/>
            <w:sz w:val="24"/>
            <w:szCs w:val="24"/>
          </w:rPr>
          <w:t xml:space="preserve"> 的 Beta 后验正向参数和负向参数；</w:t>
        </w:r>
        <m:oMath>
          <m:r>
            <w:rPr>
              <w:rFonts w:ascii="Cambria Math" w:hAnsi="Cambria Math"/>
              <w:sz w:val="24"/>
            </w:rPr>
            <m:t>η</m:t>
          </m:r>
        </m:oMath>
        <w:r>
          <w:rPr>
            <w:rFonts w:eastAsia="宋体"/>
            <w:sz w:val="24"/>
            <w:szCs w:val="24"/>
          </w:rPr>
          <w:t xml:space="preserve"> 为学习率，控制单批次证据对后验更新的影响幅度；</w:t>
        </w:r>
        <m:oMath>
          <m:sSubSup>
            <m:sSubSupPr/>
            <m:e>
              <m:r>
                <w:rPr>
                  <w:rFonts w:ascii="Cambria Math" w:hAnsi="Cambria Math"/>
                  <w:sz w:val="24"/>
                </w:rPr>
                <m:t>c</m:t>
              </m:r>
            </m:e>
            <m:sub>
              <m:r>
                <w:rPr>
                  <w:rFonts w:ascii="Cambria Math" w:hAnsi="Cambria Math"/>
                  <w:sz w:val="24"/>
                </w:rPr>
                <m:t>e</m:t>
              </m:r>
            </m:sub>
            <m:sup>
              <m:r>
                <w:rPr>
                  <w:rFonts w:ascii="Cambria Math" w:hAnsi="Cambria Math"/>
                  <w:sz w:val="24"/>
                </w:rPr>
                <m:t>i</m:t>
              </m:r>
            </m:sup>
          </m:sSubSup>
        </m:oMath>
        <w:r>
          <w:rPr>
            <w:rFonts w:eastAsia="宋体"/>
            <w:sz w:val="24"/>
            <w:szCs w:val="24"/>
          </w:rPr>
          <w:t xml:space="preserve"> 为源 </w:t>
        </w:r>
        <m:oMath>
          <m:r>
            <w:rPr>
              <w:rFonts w:ascii="Cambria Math" w:hAnsi="Cambria Math"/>
              <w:sz w:val="24"/>
            </w:rPr>
            <m:t>i</m:t>
          </m:r>
        </m:oMath>
        <w:r>
          <w:rPr>
            <w:rFonts w:eastAsia="宋体"/>
            <w:sz w:val="24"/>
            <w:szCs w:val="24"/>
          </w:rPr>
          <w:t xml:space="preserve"> 在事件批次 </w:t>
        </w:r>
        <m:oMath>
          <m:r>
            <w:rPr>
              <w:rFonts w:ascii="Cambria Math" w:hAnsi="Cambria Math"/>
              <w:sz w:val="24"/>
            </w:rPr>
            <m:t>e</m:t>
          </m:r>
        </m:oMath>
        <w:r>
          <w:rPr>
            <w:rFonts w:eastAsia="宋体"/>
            <w:sz w:val="24"/>
            <w:szCs w:val="24"/>
          </w:rPr>
          <w:t xml:space="preserve"> 中的批次级一致性得分，由该源在该批次所有对象上的数值通道得分与文本通道得分按可用情况取平均后再在所有对象上取平均得到。更新后的可信度按式（1）重新计算。</w:t>
        </w:r>
      </w:ins>
    </w:p>
    <w:p w14:paraId="68875886">
      <w:pPr>
        <w:pStyle w:val="24"/>
        <w:tabs>
          <w:tab w:val="right" w:pos="8640"/>
        </w:tabs>
        <w:ind w:firstLine="560"/>
        <w:jc w:val="left"/>
        <w:rPr>
          <w:rFonts w:ascii="楷体" w:hAnsi="楷体" w:eastAsia="楷体"/>
          <w:kern w:val="0"/>
          <w:sz w:val="28"/>
        </w:rPr>
      </w:pPr>
      <w:r>
        <w:rPr>
          <w:rFonts w:ascii="楷体" w:hAnsi="楷体" w:eastAsia="楷体" w:cs="隶书"/>
          <w:sz w:val="28"/>
          <w:szCs w:val="28"/>
        </w:rPr>
        <w:t>上述累积式更新机制使长期偏离真值的智能体的可信度持续下降，并在若干批次后被可靠性门控自然剔除；而对偶发噪声或暂时低质的诚实智能体，由于其在多数批次中仍保持较高一致性得分，单次低分不会显著影响其后验，从而避免了单批次扰动带来的误判。与仅依赖单批次可信度估计的方案相比，该机制充分利用了跨批次的历史证据，在面对持续性恶意源时表现出更稳定的鲁棒性。</w:t>
      </w:r>
    </w:p>
    <w:p w14:paraId="620F59E3">
      <w:pPr>
        <w:pStyle w:val="17"/>
        <w:jc w:val="left"/>
        <w:rPr>
          <w:rFonts w:ascii="楷体" w:hAnsi="楷体" w:eastAsia="楷体"/>
          <w:b/>
          <w:bCs/>
          <w:sz w:val="28"/>
          <w:szCs w:val="24"/>
        </w:rPr>
      </w:pPr>
      <w:r>
        <w:rPr>
          <w:rFonts w:hint="eastAsia" w:ascii="楷体" w:hAnsi="楷体" w:eastAsia="楷体"/>
          <w:b/>
          <w:bCs/>
          <w:sz w:val="28"/>
          <w:szCs w:val="24"/>
        </w:rPr>
        <w:t>2.2.3 基于Circom算术电路的链上零知识可验证机制</w:t>
      </w:r>
    </w:p>
    <w:p w14:paraId="0B44D9A3">
      <w:pPr>
        <w:pStyle w:val="24"/>
        <w:ind w:firstLine="560"/>
        <w:jc w:val="left"/>
        <w:rPr>
          <w:rFonts w:ascii="楷体" w:hAnsi="楷体" w:eastAsia="楷体"/>
          <w:kern w:val="0"/>
          <w:sz w:val="28"/>
        </w:rPr>
      </w:pPr>
      <w:r>
        <w:rPr>
          <w:rFonts w:ascii="楷体" w:hAnsi="楷体" w:eastAsia="楷体"/>
          <w:kern w:val="0"/>
          <w:sz w:val="28"/>
        </w:rPr>
        <w:t>为使智能合约能够核验链下聚合过程的正确性而无需重放完整的链下计算，本发明将上述数值通道、文本通道与源可靠性更新模块的确定性步骤编译为 Circom 算术电路，并基于 Groth16 协议生成简洁零知识证明在链上核验。整体电路按模块分解如式（10）所示：其中 C_NUM 实现可靠性门控、加权中位数初始化、Tukey bisquare 权重下的 IRLS 迭代以及数值一致性评分；C_TXT 实现语义余弦相似度、正则数值抽取、混合亲和度矩阵、软投票文本输出选择与文本一致性评分；C_REL 基于通道级一致性得分实现 Beta 后验参数更新。电路输出有效信号 is_valid = 1 当且仅当三个模块的全部约束被满足。</w:t>
      </w:r>
    </w:p>
    <w:p w14:paraId="099199F2">
      <w:pPr>
        <w:pStyle w:val="24"/>
        <w:tabs>
          <w:tab w:val="center" w:pos="4153"/>
          <w:tab w:val="right" w:pos="8306"/>
        </w:tabs>
        <w:jc w:val="center"/>
        <w:rPr>
          <w:rFonts w:ascii="楷体" w:hAnsi="楷体" w:eastAsia="楷体"/>
          <w:kern w:val="0"/>
          <w:sz w:val="28"/>
        </w:rPr>
      </w:pPr>
      <m:oMath>
        <m:box>
          <m:boxPr/>
          <m:e>
            <m:r>
              <m:rPr/>
              <w:rPr>
                <w:rFonts w:ascii="Cambria Math" w:hAnsi="Cambria Math" w:eastAsia="楷体"/>
                <w:kern w:val="0"/>
                <w:sz w:val="28"/>
              </w:rPr>
              <m:t>C</m:t>
            </m:r>
            <m:r>
              <m:rPr>
                <m:sty m:val="p"/>
              </m:rPr>
              <w:rPr>
                <w:rFonts w:ascii="Cambria Math" w:hAnsi="Cambria Math" w:eastAsia="楷体"/>
                <w:kern w:val="0"/>
                <w:sz w:val="28"/>
              </w:rPr>
              <m:t>=</m:t>
            </m:r>
            <m:sSub>
              <m:sSubPr/>
              <m:e>
                <m:r>
                  <m:rPr/>
                  <w:rPr>
                    <w:rFonts w:ascii="Cambria Math" w:hAnsi="Cambria Math" w:eastAsia="楷体"/>
                    <w:kern w:val="0"/>
                    <w:sz w:val="28"/>
                  </w:rPr>
                  <m:t>C</m:t>
                </m:r>
              </m:e>
              <m:sub>
                <m:box>
                  <m:boxPr/>
                  <m:e>
                    <m:box>
                      <m:boxPr/>
                      <m:e>
                        <m:r>
                          <m:rPr>
                            <m:sty m:val="p"/>
                          </m:rPr>
                          <w:rPr>
                            <w:rFonts w:ascii="Cambria Math" w:hAnsi="Cambria Math" w:eastAsia="楷体"/>
                            <w:kern w:val="0"/>
                            <w:sz w:val="28"/>
                          </w:rPr>
                          <m:t>NUM</m:t>
                        </m:r>
                      </m:e>
                    </m:box>
                  </m:e>
                </m:box>
              </m:sub>
            </m:sSub>
            <m:r>
              <m:rPr>
                <m:sty m:val="p"/>
              </m:rPr>
              <w:rPr>
                <w:rFonts w:ascii="Cambria Math" w:hAnsi="Cambria Math" w:eastAsia="楷体"/>
                <w:kern w:val="0"/>
                <w:sz w:val="28"/>
              </w:rPr>
              <m:t>∧</m:t>
            </m:r>
            <m:sSub>
              <m:sSubPr/>
              <m:e>
                <m:r>
                  <m:rPr/>
                  <w:rPr>
                    <w:rFonts w:ascii="Cambria Math" w:hAnsi="Cambria Math" w:eastAsia="楷体"/>
                    <w:kern w:val="0"/>
                    <w:sz w:val="28"/>
                  </w:rPr>
                  <m:t>C</m:t>
                </m:r>
              </m:e>
              <m:sub>
                <m:box>
                  <m:boxPr/>
                  <m:e>
                    <m:box>
                      <m:boxPr/>
                      <m:e>
                        <m:r>
                          <m:rPr>
                            <m:sty m:val="p"/>
                          </m:rPr>
                          <w:rPr>
                            <w:rFonts w:ascii="Cambria Math" w:hAnsi="Cambria Math" w:eastAsia="楷体"/>
                            <w:kern w:val="0"/>
                            <w:sz w:val="28"/>
                          </w:rPr>
                          <m:t>TXT</m:t>
                        </m:r>
                      </m:e>
                    </m:box>
                  </m:e>
                </m:box>
              </m:sub>
            </m:sSub>
            <m:r>
              <m:rPr>
                <m:sty m:val="p"/>
              </m:rPr>
              <w:rPr>
                <w:rFonts w:ascii="Cambria Math" w:hAnsi="Cambria Math" w:eastAsia="楷体"/>
                <w:kern w:val="0"/>
                <w:sz w:val="28"/>
              </w:rPr>
              <m:t>∧</m:t>
            </m:r>
            <m:sSub>
              <m:sSubPr/>
              <m:e>
                <m:r>
                  <m:rPr/>
                  <w:rPr>
                    <w:rFonts w:ascii="Cambria Math" w:hAnsi="Cambria Math" w:eastAsia="楷体"/>
                    <w:kern w:val="0"/>
                    <w:sz w:val="28"/>
                  </w:rPr>
                  <m:t>C</m:t>
                </m:r>
              </m:e>
              <m:sub>
                <m:box>
                  <m:boxPr/>
                  <m:e>
                    <m:box>
                      <m:boxPr/>
                      <m:e>
                        <m:r>
                          <m:rPr>
                            <m:sty m:val="p"/>
                          </m:rPr>
                          <w:rPr>
                            <w:rFonts w:ascii="Cambria Math" w:hAnsi="Cambria Math" w:eastAsia="楷体"/>
                            <w:kern w:val="0"/>
                            <w:sz w:val="28"/>
                          </w:rPr>
                          <m:t>REL</m:t>
                        </m:r>
                      </m:e>
                    </m:box>
                  </m:e>
                </m:box>
              </m:sub>
            </m:sSub>
          </m:e>
        </m:box>
      </m:oMath>
      <w:r>
        <w:rPr>
          <w:rFonts w:ascii="楷体" w:hAnsi="楷体" w:eastAsia="楷体"/>
          <w:kern w:val="0"/>
          <w:sz w:val="28"/>
        </w:rPr>
        <w:tab/>
      </w:r>
      <w:r>
        <w:rPr>
          <w:rFonts w:ascii="楷体" w:hAnsi="楷体" w:eastAsia="楷体"/>
          <w:kern w:val="0"/>
          <w:sz w:val="28"/>
        </w:rPr>
        <w:t>（10）</w:t>
      </w:r>
    </w:p>
    <w:p>
      <w:pPr>
        <w:pStyle w:val="List Paragraph"/>
        <w:rPr>
          <w:ins w:id="103" w:author="Claude" w:date="2026-06-17T23:44:35Z"/>
        </w:rPr>
      </w:pPr>
      <w:ins w:id="104" w:author="Claude" w:date="2026-06-17T23:44:35Z">
        <w:r>
          <w:rPr>
            <w:rFonts w:eastAsia="宋体"/>
            <w:sz w:val="24"/>
            <w:szCs w:val="24"/>
          </w:rPr>
          <w:t>其中，</w:t>
        </w:r>
        <m:oMath>
          <m:r>
            <w:rPr>
              <w:rFonts w:ascii="Cambria Math" w:hAnsi="Cambria Math"/>
              <w:sz w:val="24"/>
            </w:rPr>
            <m:t>C</m:t>
          </m:r>
        </m:oMath>
        <w:r>
          <w:rPr>
            <w:rFonts w:eastAsia="宋体"/>
            <w:sz w:val="24"/>
            <w:szCs w:val="24"/>
          </w:rPr>
          <w:t xml:space="preserve"> 为整体 Circom 算术电路；</w:t>
        </w:r>
        <m:oMath>
          <m:sSub>
            <m:sSubPr/>
            <m:e>
              <m:r>
                <w:rPr>
                  <w:rFonts w:ascii="Cambria Math" w:hAnsi="Cambria Math"/>
                  <w:sz w:val="24"/>
                </w:rPr>
                <m:t>C</m:t>
              </m:r>
            </m:e>
            <m:sub>
              <m:r>
                <m:rPr>
                  <m:sty m:val="p"/>
                </m:rPr>
                <w:rPr>
                  <w:rFonts w:ascii="Cambria Math" w:hAnsi="Cambria Math"/>
                  <w:sz w:val="24"/>
                </w:rPr>
                <m:t>NUM</m:t>
              </m:r>
            </m:sub>
          </m:sSub>
        </m:oMath>
        <w:r>
          <w:rPr>
            <w:rFonts w:eastAsia="宋体"/>
            <w:sz w:val="24"/>
            <w:szCs w:val="24"/>
          </w:rPr>
          <w:t xml:space="preserve"> 为数值通道电路，实现可靠性门控、加权中位数初始化、Tukey bisquare 权重下的 IRLS 迭代以及数值一致性评分；</w:t>
        </w:r>
        <m:oMath>
          <m:sSub>
            <m:sSubPr/>
            <m:e>
              <m:r>
                <w:rPr>
                  <w:rFonts w:ascii="Cambria Math" w:hAnsi="Cambria Math"/>
                  <w:sz w:val="24"/>
                </w:rPr>
                <m:t>C</m:t>
              </m:r>
            </m:e>
            <m:sub>
              <m:r>
                <m:rPr>
                  <m:sty m:val="p"/>
                </m:rPr>
                <w:rPr>
                  <w:rFonts w:ascii="Cambria Math" w:hAnsi="Cambria Math"/>
                  <w:sz w:val="24"/>
                </w:rPr>
                <m:t>TXT</m:t>
              </m:r>
            </m:sub>
          </m:sSub>
        </m:oMath>
        <w:r>
          <w:rPr>
            <w:rFonts w:eastAsia="宋体"/>
            <w:sz w:val="24"/>
            <w:szCs w:val="24"/>
          </w:rPr>
          <w:t xml:space="preserve"> 为文本通道电路，实现语义余弦相似度计算、正则数值抽取、混合亲和度矩阵构建、软投票文本输出选择与文本一致性评分；</w:t>
        </w:r>
        <m:oMath>
          <m:sSub>
            <m:sSubPr/>
            <m:e>
              <m:r>
                <w:rPr>
                  <w:rFonts w:ascii="Cambria Math" w:hAnsi="Cambria Math"/>
                  <w:sz w:val="24"/>
                </w:rPr>
                <m:t>C</m:t>
              </m:r>
            </m:e>
            <m:sub>
              <m:r>
                <m:rPr>
                  <m:sty m:val="p"/>
                </m:rPr>
                <w:rPr>
                  <w:rFonts w:ascii="Cambria Math" w:hAnsi="Cambria Math"/>
                  <w:sz w:val="24"/>
                </w:rPr>
                <m:t>REL</m:t>
              </m:r>
            </m:sub>
          </m:sSub>
        </m:oMath>
        <w:r>
          <w:rPr>
            <w:rFonts w:eastAsia="宋体"/>
            <w:sz w:val="24"/>
            <w:szCs w:val="24"/>
          </w:rPr>
          <w:t xml:space="preserve"> 为源可靠性更新电路，基于通道级一致性得分实现 Beta 后验参数更新；∧ 表示逻辑合取，即电路输出有效信号 </w:t>
        </w:r>
        <m:oMath>
          <m:r>
            <m:rPr>
              <m:sty m:val="p"/>
            </m:rPr>
            <w:rPr>
              <w:rFonts w:ascii="Cambria Math" w:hAnsi="Cambria Math"/>
              <w:sz w:val="24"/>
            </w:rPr>
            <m:t>is_valid</m:t>
          </m:r>
          <m:r>
            <m:rPr>
              <m:sty m:val="p"/>
            </m:rPr>
            <w:rPr>
              <w:rFonts w:ascii="Cambria Math" w:hAnsi="Cambria Math"/>
              <w:sz w:val="24"/>
            </w:rPr>
            <m:t xml:space="preserve"> = </m:t>
          </m:r>
          <m:r>
            <m:rPr>
              <m:sty m:val="p"/>
            </m:rPr>
            <w:rPr>
              <w:rFonts w:ascii="Cambria Math" w:hAnsi="Cambria Math"/>
              <w:sz w:val="24"/>
            </w:rPr>
            <m:t>1</m:t>
          </m:r>
        </m:oMath>
        <w:r>
          <w:rPr>
            <w:rFonts w:eastAsia="宋体"/>
            <w:sz w:val="24"/>
            <w:szCs w:val="24"/>
          </w:rPr>
          <w:t xml:space="preserve"> 当且仅当三个子模块的约束全部成立。</w:t>
        </w:r>
      </w:ins>
    </w:p>
    <w:p w14:paraId="02E02FDB">
      <w:pPr>
        <w:pStyle w:val="24"/>
        <w:tabs>
          <w:tab w:val="right" w:pos="8640"/>
        </w:tabs>
        <w:ind w:firstLine="560"/>
        <w:jc w:val="left"/>
        <w:rPr>
          <w:rFonts w:ascii="楷体" w:hAnsi="楷体" w:eastAsia="楷体"/>
          <w:kern w:val="0"/>
          <w:sz w:val="28"/>
        </w:rPr>
      </w:pPr>
      <w:r>
        <w:rPr>
          <w:rFonts w:ascii="楷体" w:hAnsi="楷体" w:eastAsia="楷体" w:cs="隶书"/>
          <w:sz w:val="28"/>
          <w:szCs w:val="28"/>
        </w:rPr>
        <w:t>在公开输入侧，本发明将每个对象的可信数值输出、可信文本输出、数值一致性向量，以及更新后的源可信度组织为公共输入；在见证侧，本发明将各智能体的原始混合声明，以及中位数、鲁棒尺度、文本语义向量、抽取数值序列、混合亲和度、文本通道得分、批次级得分与更新前后的 Beta 后验参数等中间量组织为见证。证明所要陈述的事实如式（11）所示，即存在一组见证，使得整体电路在该公共输入与见证下约束全部成立。</w:t>
      </w:r>
    </w:p>
    <w:p w14:paraId="4448ACD1">
      <w:pPr>
        <w:pStyle w:val="24"/>
        <w:tabs>
          <w:tab w:val="center" w:pos="4153"/>
          <w:tab w:val="right" w:pos="8306"/>
        </w:tabs>
        <w:jc w:val="center"/>
        <w:rPr>
          <w:rFonts w:ascii="楷体" w:hAnsi="楷体" w:eastAsia="楷体"/>
          <w:kern w:val="0"/>
          <w:sz w:val="28"/>
        </w:rPr>
      </w:pPr>
      <m:oMath>
        <m:box>
          <m:boxPr/>
          <m:e>
            <m:r>
              <m:rPr>
                <m:sty m:val="p"/>
              </m:rPr>
              <w:rPr>
                <w:rFonts w:ascii="Cambria Math" w:hAnsi="Cambria Math" w:eastAsia="楷体"/>
                <w:kern w:val="0"/>
                <w:sz w:val="28"/>
              </w:rPr>
              <m:t>∃</m:t>
            </m:r>
            <m:r>
              <m:rPr/>
              <w:rPr>
                <w:rFonts w:ascii="Cambria Math" w:hAnsi="Cambria Math" w:eastAsia="楷体"/>
                <w:kern w:val="0"/>
                <w:sz w:val="28"/>
              </w:rPr>
              <m:t>wit</m:t>
            </m:r>
            <m:box>
              <m:boxPr/>
              <m:e>
                <m:r>
                  <m:rPr>
                    <m:sty m:val="p"/>
                  </m:rPr>
                  <w:rPr>
                    <w:rFonts w:ascii="Cambria Math" w:hAnsi="Cambria Math" w:eastAsia="楷体"/>
                    <w:kern w:val="0"/>
                    <w:sz w:val="28"/>
                  </w:rPr>
                  <m:t>s.t.</m:t>
                </m:r>
              </m:e>
            </m:box>
            <m:r>
              <m:rPr/>
              <w:rPr>
                <w:rFonts w:ascii="Cambria Math" w:hAnsi="Cambria Math" w:eastAsia="楷体"/>
                <w:kern w:val="0"/>
                <w:sz w:val="28"/>
              </w:rPr>
              <m:t>C</m:t>
            </m:r>
            <m:r>
              <m:rPr>
                <m:sty m:val="p"/>
              </m:rPr>
              <w:rPr>
                <w:rFonts w:ascii="Cambria Math" w:hAnsi="Cambria Math" w:eastAsia="楷体"/>
                <w:kern w:val="0"/>
                <w:sz w:val="28"/>
              </w:rPr>
              <m:t>(</m:t>
            </m:r>
            <m:r>
              <m:rPr/>
              <w:rPr>
                <w:rFonts w:ascii="Cambria Math" w:hAnsi="Cambria Math" w:eastAsia="楷体"/>
                <w:kern w:val="0"/>
                <w:sz w:val="28"/>
              </w:rPr>
              <m:t>pub</m:t>
            </m:r>
            <m:r>
              <m:rPr>
                <m:sty m:val="p"/>
              </m:rPr>
              <w:rPr>
                <w:rFonts w:ascii="Cambria Math" w:hAnsi="Cambria Math" w:eastAsia="楷体"/>
                <w:kern w:val="0"/>
                <w:sz w:val="28"/>
              </w:rPr>
              <m:t>,</m:t>
            </m:r>
            <m:r>
              <m:rPr/>
              <w:rPr>
                <w:rFonts w:ascii="Cambria Math" w:hAnsi="Cambria Math" w:eastAsia="楷体"/>
                <w:kern w:val="0"/>
                <w:sz w:val="28"/>
              </w:rPr>
              <m:t>wit</m:t>
            </m:r>
            <m:r>
              <m:rPr>
                <m:sty m:val="p"/>
              </m:rPr>
              <w:rPr>
                <w:rFonts w:ascii="Cambria Math" w:hAnsi="Cambria Math" w:eastAsia="楷体"/>
                <w:kern w:val="0"/>
                <w:sz w:val="28"/>
              </w:rPr>
              <m:t>)=1</m:t>
            </m:r>
          </m:e>
        </m:box>
      </m:oMath>
      <w:r>
        <w:rPr>
          <w:rFonts w:ascii="楷体" w:hAnsi="楷体" w:eastAsia="楷体"/>
          <w:kern w:val="0"/>
          <w:sz w:val="28"/>
        </w:rPr>
        <w:tab/>
      </w:r>
      <w:r>
        <w:rPr>
          <w:rFonts w:ascii="楷体" w:hAnsi="楷体" w:eastAsia="楷体"/>
          <w:kern w:val="0"/>
          <w:sz w:val="28"/>
        </w:rPr>
        <w:t>（11）</w:t>
      </w:r>
    </w:p>
    <w:p>
      <w:pPr>
        <w:pStyle w:val="List Paragraph"/>
        <w:rPr>
          <w:ins w:id="101" w:author="Claude" w:date="2026-06-17T23:44:35Z"/>
        </w:rPr>
      </w:pPr>
      <w:ins w:id="102" w:author="Claude" w:date="2026-06-17T23:44:35Z">
        <w:r>
          <w:rPr>
            <w:rFonts w:eastAsia="宋体"/>
            <w:sz w:val="24"/>
            <w:szCs w:val="24"/>
          </w:rPr>
          <w:t>其中，</w:t>
        </w:r>
        <m:oMath>
          <m:r>
            <m:rPr>
              <m:sty m:val="p"/>
            </m:rPr>
            <w:rPr>
              <w:rFonts w:ascii="Cambria Math" w:hAnsi="Cambria Math"/>
              <w:sz w:val="24"/>
            </w:rPr>
            <m:t>pub</m:t>
          </m:r>
        </m:oMath>
        <w:r>
          <w:rPr>
            <w:rFonts w:eastAsia="宋体"/>
            <w:sz w:val="24"/>
            <w:szCs w:val="24"/>
          </w:rPr>
          <w:t xml:space="preserve"> 为公共输入，包含每个对象的可信数值输出 </w:t>
        </w:r>
        <m:oMath>
          <m:sSub>
            <m:sSubPr/>
            <m:e>
              <m:acc>
                <m:accPr/>
                <m:e>
                  <m:r>
                    <w:rPr>
                      <w:rFonts w:ascii="Cambria Math" w:hAnsi="Cambria Math"/>
                      <w:sz w:val="24"/>
                    </w:rPr>
                    <m:t>x</m:t>
                  </m:r>
                </m:e>
              </m:acc>
            </m:e>
            <m:sub>
              <m:r>
                <w:rPr>
                  <w:rFonts w:ascii="Cambria Math" w:hAnsi="Cambria Math"/>
                  <w:sz w:val="24"/>
                </w:rPr>
                <m:t>o</m:t>
              </m:r>
            </m:sub>
          </m:sSub>
        </m:oMath>
        <w:r>
          <w:rPr>
            <w:rFonts w:eastAsia="宋体"/>
            <w:sz w:val="24"/>
            <w:szCs w:val="24"/>
          </w:rPr>
          <w:t xml:space="preserve">、可信文本输出 </w:t>
        </w:r>
        <m:oMath>
          <m:sSub>
            <m:sSubPr/>
            <m:e>
              <m:acc>
                <m:accPr/>
                <m:e>
                  <m:r>
                    <w:rPr>
                      <w:rFonts w:ascii="Cambria Math" w:hAnsi="Cambria Math"/>
                      <w:sz w:val="24"/>
                    </w:rPr>
                    <m:t>t</m:t>
                  </m:r>
                </m:e>
              </m:acc>
            </m:e>
            <m:sub>
              <m:r>
                <w:rPr>
                  <w:rFonts w:ascii="Cambria Math" w:hAnsi="Cambria Math"/>
                  <w:sz w:val="24"/>
                </w:rPr>
                <m:t>o</m:t>
              </m:r>
            </m:sub>
          </m:sSub>
        </m:oMath>
        <w:r>
          <w:rPr>
            <w:rFonts w:eastAsia="宋体"/>
            <w:sz w:val="24"/>
            <w:szCs w:val="24"/>
          </w:rPr>
          <w:t xml:space="preserve">，以及更新后的源可信度 </w:t>
        </w:r>
        <m:oMath>
          <m:sSub>
            <m:sSubPr/>
            <m:e>
              <m:d>
                <m:dPr>
                  <m:begChr m:val="{"/>
                  <m:endChr m:val="}"/>
                </m:dPr>
                <m:e>
                  <m:sSub>
                    <m:sSubPr/>
                    <m:e>
                      <m:r>
                        <w:rPr>
                          <w:rFonts w:ascii="Cambria Math" w:hAnsi="Cambria Math"/>
                          <w:sz w:val="24"/>
                        </w:rPr>
                        <m:t>r</m:t>
                      </m:r>
                    </m:e>
                    <m:sub>
                      <m:r>
                        <w:rPr>
                          <w:rFonts w:ascii="Cambria Math" w:hAnsi="Cambria Math"/>
                          <w:sz w:val="24"/>
                        </w:rPr>
                        <m:t>s</m:t>
                      </m:r>
                    </m:sub>
                  </m:sSub>
                </m:e>
              </m:d>
            </m:e>
            <m:sub>
              <m:r>
                <w:rPr>
                  <w:rFonts w:ascii="Cambria Math" w:hAnsi="Cambria Math"/>
                  <w:sz w:val="24"/>
                </w:rPr>
                <m:t>s∈S</m:t>
              </m:r>
            </m:sub>
          </m:sSub>
        </m:oMath>
        <w:r>
          <w:rPr>
            <w:rFonts w:eastAsia="宋体"/>
            <w:sz w:val="24"/>
            <w:szCs w:val="24"/>
          </w:rPr>
          <w:t>；</w:t>
        </w:r>
        <m:oMath>
          <m:r>
            <m:rPr>
              <m:sty m:val="p"/>
            </m:rPr>
            <w:rPr>
              <w:rFonts w:ascii="Cambria Math" w:hAnsi="Cambria Math"/>
              <w:sz w:val="24"/>
            </w:rPr>
            <m:t>wit</m:t>
          </m:r>
        </m:oMath>
        <w:r>
          <w:rPr>
            <w:rFonts w:eastAsia="宋体"/>
            <w:sz w:val="24"/>
            <w:szCs w:val="24"/>
          </w:rPr>
          <w:t xml:space="preserve"> 为见证（私有输入），包含各智能体的原始混合声明 </w:t>
        </w:r>
        <m:oMath>
          <m:d>
            <m:dPr>
              <m:begChr m:val="{"/>
              <m:endChr m:val="}"/>
            </m:dPr>
            <m:e>
              <m:sSubSup>
                <m:sSubSupPr/>
                <m:e>
                  <m:r>
                    <w:rPr>
                      <w:rFonts w:ascii="Cambria Math" w:hAnsi="Cambria Math"/>
                      <w:sz w:val="24"/>
                    </w:rPr>
                    <m:t>h</m:t>
                  </m:r>
                </m:e>
                <m:sub>
                  <m:r>
                    <w:rPr>
                      <w:rFonts w:ascii="Cambria Math" w:hAnsi="Cambria Math"/>
                      <w:sz w:val="24"/>
                    </w:rPr>
                    <m:t>o</m:t>
                  </m:r>
                </m:sub>
                <m:sup>
                  <m:r>
                    <w:rPr>
                      <w:rFonts w:ascii="Cambria Math" w:hAnsi="Cambria Math"/>
                      <w:sz w:val="24"/>
                    </w:rPr>
                    <m:t>s</m:t>
                  </m:r>
                </m:sup>
              </m:sSubSup>
            </m:e>
          </m:d>
        </m:oMath>
        <w:r>
          <w:rPr>
            <w:rFonts w:eastAsia="宋体"/>
            <w:sz w:val="24"/>
            <w:szCs w:val="24"/>
          </w:rPr>
          <w:t xml:space="preserve">，以及中位数 </w:t>
        </w:r>
        <m:oMath>
          <m:r>
            <w:rPr>
              <w:rFonts w:ascii="Cambria Math" w:hAnsi="Cambria Math"/>
              <w:sz w:val="24"/>
            </w:rPr>
            <m:t>m</m:t>
          </m:r>
        </m:oMath>
        <w:r>
          <w:rPr>
            <w:rFonts w:eastAsia="宋体"/>
            <w:sz w:val="24"/>
            <w:szCs w:val="24"/>
          </w:rPr>
          <w:t xml:space="preserve">、鲁棒尺度 </w:t>
        </w:r>
        <m:oMath>
          <m:sSub>
            <m:sSubPr/>
            <m:e>
              <m:r>
                <w:rPr>
                  <w:rFonts w:ascii="Cambria Math" w:hAnsi="Cambria Math"/>
                  <w:sz w:val="24"/>
                </w:rPr>
                <m:t>σ</m:t>
              </m:r>
            </m:e>
            <m:sub>
              <m:r>
                <w:rPr>
                  <w:rFonts w:ascii="Cambria Math" w:hAnsi="Cambria Math"/>
                  <w:sz w:val="24"/>
                </w:rPr>
                <m:t>o</m:t>
              </m:r>
            </m:sub>
          </m:sSub>
        </m:oMath>
        <w:r>
          <w:rPr>
            <w:rFonts w:eastAsia="宋体"/>
            <w:sz w:val="24"/>
            <w:szCs w:val="24"/>
          </w:rPr>
          <w:t xml:space="preserve">、文本语义向量 </w:t>
        </w:r>
        <m:oMath>
          <m:sSubSup>
            <m:sSubSupPr/>
            <m:e>
              <m:r>
                <w:rPr>
                  <w:rFonts w:ascii="Cambria Math" w:hAnsi="Cambria Math"/>
                  <w:sz w:val="24"/>
                </w:rPr>
                <m:t>v</m:t>
              </m:r>
            </m:e>
            <m:sub>
              <m:r>
                <w:rPr>
                  <w:rFonts w:ascii="Cambria Math" w:hAnsi="Cambria Math"/>
                  <w:sz w:val="24"/>
                </w:rPr>
                <m:t>o</m:t>
              </m:r>
            </m:sub>
            <m:sup>
              <m:r>
                <w:rPr>
                  <w:rFonts w:ascii="Cambria Math" w:hAnsi="Cambria Math"/>
                  <w:sz w:val="24"/>
                </w:rPr>
                <m:t>i</m:t>
              </m:r>
            </m:sup>
          </m:sSubSup>
        </m:oMath>
        <w:r>
          <w:rPr>
            <w:rFonts w:eastAsia="宋体"/>
            <w:sz w:val="24"/>
            <w:szCs w:val="24"/>
          </w:rPr>
          <w:t xml:space="preserve">、抽取数值序列 </w:t>
        </w:r>
        <m:oMath>
          <m:sSubSup>
            <m:sSubSupPr/>
            <m:e>
              <m:r>
                <w:rPr>
                  <w:rFonts w:ascii="Cambria Math" w:hAnsi="Cambria Math"/>
                  <w:sz w:val="24"/>
                </w:rPr>
                <m:t>L</m:t>
              </m:r>
            </m:e>
            <m:sub>
              <m:r>
                <w:rPr>
                  <w:rFonts w:ascii="Cambria Math" w:hAnsi="Cambria Math"/>
                  <w:sz w:val="24"/>
                </w:rPr>
                <m:t>o</m:t>
              </m:r>
            </m:sub>
            <m:sup>
              <m:r>
                <w:rPr>
                  <w:rFonts w:ascii="Cambria Math" w:hAnsi="Cambria Math"/>
                  <w:sz w:val="24"/>
                </w:rPr>
                <m:t>i</m:t>
              </m:r>
            </m:sup>
          </m:sSubSup>
        </m:oMath>
        <w:r>
          <w:rPr>
            <w:rFonts w:eastAsia="宋体"/>
            <w:sz w:val="24"/>
            <w:szCs w:val="24"/>
          </w:rPr>
          <w:t xml:space="preserve">、混合亲和度 </w:t>
        </w:r>
        <m:oMath>
          <m:sSubSup>
            <m:sSubSupPr/>
            <m:e>
              <m:r>
                <w:rPr>
                  <w:rFonts w:ascii="Cambria Math" w:hAnsi="Cambria Math"/>
                  <w:sz w:val="24"/>
                </w:rPr>
                <m:t>A</m:t>
              </m:r>
            </m:e>
            <m:sub>
              <m:r>
                <w:rPr>
                  <w:rFonts w:ascii="Cambria Math" w:hAnsi="Cambria Math"/>
                  <w:sz w:val="24"/>
                </w:rPr>
                <m:t>o</m:t>
              </m:r>
            </m:sub>
            <m:sup>
              <m:r>
                <w:rPr>
                  <w:rFonts w:ascii="Cambria Math" w:hAnsi="Cambria Math"/>
                  <w:sz w:val="24"/>
                </w:rPr>
                <m:t>i,j</m:t>
              </m:r>
            </m:sup>
          </m:sSubSup>
        </m:oMath>
        <w:r>
          <w:rPr>
            <w:rFonts w:eastAsia="宋体"/>
            <w:sz w:val="24"/>
            <w:szCs w:val="24"/>
          </w:rPr>
          <w:t xml:space="preserve">、文本通道得分 </w:t>
        </w:r>
        <m:oMath>
          <m:sSubSup>
            <m:sSubSupPr/>
            <m:e>
              <m:r>
                <w:rPr>
                  <w:rFonts w:ascii="Cambria Math" w:hAnsi="Cambria Math"/>
                  <w:sz w:val="24"/>
                </w:rPr>
                <m:t>c</m:t>
              </m:r>
            </m:e>
            <m:sub>
              <m:r>
                <w:rPr>
                  <w:rFonts w:ascii="Cambria Math" w:hAnsi="Cambria Math"/>
                  <w:sz w:val="24"/>
                </w:rPr>
                <m:t>o</m:t>
              </m:r>
            </m:sub>
            <m:sup>
              <m:r>
                <m:rPr>
                  <m:sty m:val="p"/>
                </m:rPr>
                <w:rPr>
                  <w:rFonts w:ascii="Cambria Math" w:hAnsi="Cambria Math"/>
                  <w:sz w:val="24"/>
                </w:rPr>
                <m:t>i,txt</m:t>
              </m:r>
            </m:sup>
          </m:sSubSup>
        </m:oMath>
        <w:r>
          <w:rPr>
            <w:rFonts w:eastAsia="宋体"/>
            <w:sz w:val="24"/>
            <w:szCs w:val="24"/>
          </w:rPr>
          <w:t xml:space="preserve">、批次级得分 </w:t>
        </w:r>
        <m:oMath>
          <m:sSubSup>
            <m:sSubSupPr/>
            <m:e>
              <m:r>
                <w:rPr>
                  <w:rFonts w:ascii="Cambria Math" w:hAnsi="Cambria Math"/>
                  <w:sz w:val="24"/>
                </w:rPr>
                <m:t>c</m:t>
              </m:r>
            </m:e>
            <m:sub>
              <m:r>
                <w:rPr>
                  <w:rFonts w:ascii="Cambria Math" w:hAnsi="Cambria Math"/>
                  <w:sz w:val="24"/>
                </w:rPr>
                <m:t>e</m:t>
              </m:r>
            </m:sub>
            <m:sup>
              <m:r>
                <w:rPr>
                  <w:rFonts w:ascii="Cambria Math" w:hAnsi="Cambria Math"/>
                  <w:sz w:val="24"/>
                </w:rPr>
                <m:t>i</m:t>
              </m:r>
            </m:sup>
          </m:sSubSup>
        </m:oMath>
        <w:r>
          <w:rPr>
            <w:rFonts w:eastAsia="宋体"/>
            <w:sz w:val="24"/>
            <w:szCs w:val="24"/>
          </w:rPr>
          <w:t xml:space="preserve"> 与更新前后的 Beta 后验参数 </w:t>
        </w:r>
        <m:oMath>
          <m:sSub>
            <m:sSubPr/>
            <m:e>
              <m:r>
                <w:rPr>
                  <w:rFonts w:ascii="Cambria Math" w:hAnsi="Cambria Math"/>
                  <w:sz w:val="24"/>
                </w:rPr>
                <m:t>α</m:t>
              </m:r>
            </m:e>
            <m:sub>
              <m:r>
                <w:rPr>
                  <w:rFonts w:ascii="Cambria Math" w:hAnsi="Cambria Math"/>
                  <w:sz w:val="24"/>
                </w:rPr>
                <m:t>s</m:t>
              </m:r>
            </m:sub>
          </m:sSub>
        </m:oMath>
        <w:r>
          <w:rPr>
            <w:rFonts w:eastAsia="宋体"/>
            <w:sz w:val="24"/>
            <w:szCs w:val="24"/>
          </w:rPr>
          <w:t>、</w:t>
        </w:r>
        <m:oMath>
          <m:sSub>
            <m:sSubPr/>
            <m:e>
              <m:r>
                <w:rPr>
                  <w:rFonts w:ascii="Cambria Math" w:hAnsi="Cambria Math"/>
                  <w:sz w:val="24"/>
                </w:rPr>
                <m:t>β</m:t>
              </m:r>
            </m:e>
            <m:sub>
              <m:r>
                <w:rPr>
                  <w:rFonts w:ascii="Cambria Math" w:hAnsi="Cambria Math"/>
                  <w:sz w:val="24"/>
                </w:rPr>
                <m:t>s</m:t>
              </m:r>
            </m:sub>
          </m:sSub>
        </m:oMath>
        <w:r>
          <w:rPr>
            <w:rFonts w:eastAsia="宋体"/>
            <w:sz w:val="24"/>
            <w:szCs w:val="24"/>
          </w:rPr>
          <w:t xml:space="preserve"> 等全部中间量；</w:t>
        </w:r>
        <m:oMath>
          <m:r>
            <w:rPr>
              <w:rFonts w:ascii="Cambria Math" w:hAnsi="Cambria Math"/>
              <w:sz w:val="24"/>
            </w:rPr>
            <m:t>C</m:t>
          </m:r>
        </m:oMath>
        <w:r>
          <w:rPr>
            <w:rFonts w:eastAsia="宋体"/>
            <w:sz w:val="24"/>
            <w:szCs w:val="24"/>
          </w:rPr>
          <w:t xml:space="preserve"> 为式（10）定义的整体电路。该命题断言存在一组合法的见证，使得电路在给定公共输入与见证下的全部约束成立。</w:t>
        </w:r>
      </w:ins>
    </w:p>
    <w:p w14:paraId="20179D01">
      <w:pPr>
        <w:pStyle w:val="24"/>
        <w:tabs>
          <w:tab w:val="right" w:pos="8640"/>
        </w:tabs>
        <w:ind w:firstLine="560"/>
        <w:jc w:val="left"/>
        <w:rPr>
          <w:rFonts w:ascii="楷体" w:hAnsi="楷体" w:eastAsia="楷体"/>
          <w:kern w:val="0"/>
          <w:sz w:val="28"/>
        </w:rPr>
      </w:pPr>
      <w:r>
        <w:rPr>
          <w:rFonts w:ascii="楷体" w:hAnsi="楷体" w:eastAsia="楷体" w:cs="隶书"/>
          <w:sz w:val="28"/>
          <w:szCs w:val="28"/>
        </w:rPr>
        <w:t>在证明流程中，对于固定的电路，由可信设置阶段一次性生成证明密钥与验证密钥，证明密钥提供给上报者，验证密钥部署在链上的预言机合约中。在每个事件批次的链下聚合完成后，由协议指定的上报者按规则构造见证并调用证明生成接口产生SNARK 证明，将公共输入与证明通过交易提交至预言机合约。预言机合约调用证明验证接口对该证明进行验证，当且仅当返回真时才接受本次上报并将可信输出与更新后的源可信度写入链上状态，否则拒绝该上报。</w:t>
      </w:r>
    </w:p>
    <w:p w14:paraId="18A61E25">
      <w:pPr>
        <w:pStyle w:val="24"/>
        <w:tabs>
          <w:tab w:val="right" w:pos="8640"/>
        </w:tabs>
        <w:ind w:firstLine="560"/>
        <w:jc w:val="left"/>
        <w:rPr>
          <w:rFonts w:ascii="楷体" w:hAnsi="楷体" w:eastAsia="楷体"/>
          <w:kern w:val="0"/>
          <w:sz w:val="28"/>
        </w:rPr>
      </w:pPr>
      <w:r>
        <w:rPr>
          <w:rFonts w:ascii="楷体" w:hAnsi="楷体" w:eastAsia="楷体" w:cs="隶书"/>
          <w:sz w:val="28"/>
          <w:szCs w:val="28"/>
        </w:rPr>
        <w:t>通过该电路分解与简洁证明机制，链上验证开销与证据规模均与原始智能体报告数量弱相关：链上仅需执行一次定长配对验证即可核验任意规模的多智能体聚合过程，无需将原始混合声明全部上链，既保护了智能体输出的隐私，又消除了指定上报者伪造结果的攻击面，使预言机的链下聚合具备端到端的可验证性。</w:t>
      </w:r>
    </w:p>
    <w:p w14:paraId="58783285">
      <w:pPr>
        <w:pStyle w:val="17"/>
        <w:jc w:val="left"/>
        <w:rPr>
          <w:rFonts w:ascii="微软雅黑" w:hAnsi="微软雅黑" w:eastAsia="微软雅黑"/>
          <w:color w:val="FF0000"/>
          <w:sz w:val="24"/>
        </w:rPr>
      </w:pPr>
      <w:r>
        <w:rPr>
          <w:rFonts w:ascii="隶书" w:eastAsia="隶书"/>
          <w:sz w:val="32"/>
          <w:szCs w:val="32"/>
        </w:rPr>
        <w:t>2.3、本发明技术方案带来的有益效果</w:t>
      </w:r>
    </w:p>
    <w:p w14:paraId="1F4E4B49">
      <w:pPr>
        <w:pStyle w:val="17"/>
        <w:ind w:firstLine="560"/>
        <w:jc w:val="left"/>
        <w:rPr>
          <w:rFonts w:ascii="楷体" w:hAnsi="楷体" w:eastAsia="楷体" w:cs="隶书"/>
          <w:sz w:val="28"/>
        </w:rPr>
      </w:pPr>
      <w:r>
        <w:rPr>
          <w:rFonts w:ascii="楷体" w:hAnsi="楷体" w:eastAsia="楷体" w:cs="隶书"/>
          <w:sz w:val="28"/>
        </w:rPr>
        <w:t>本方案通过引入双通道混合语义聚合架构，实现了对多智能体生成的混合语义声明的鲁棒真值发现，显著提升了预言机在噪声与对抗性环境下的数据准确性。在公开新闻与气象数据集上，当恶意智能体比例从 0% 升至 50% 的过程中，本方案在数值任务上始终保持最低的相对均方根误差，在文本任务上的数据准确率相比仅依赖文本语义相似度或简单多数投票的方案至少提升 20% 以上；在恶意比例分阶段升级的对抗场景下，本方案在 40% 攻击比例下的相对均方根误差仍维持在不显著升高的稳定水平。</w:t>
      </w:r>
    </w:p>
    <w:p w14:paraId="19AAE7B8">
      <w:pPr>
        <w:pStyle w:val="17"/>
        <w:ind w:firstLine="560"/>
        <w:jc w:val="left"/>
        <w:rPr>
          <w:rFonts w:ascii="楷体" w:hAnsi="楷体" w:eastAsia="楷体" w:cs="隶书"/>
          <w:sz w:val="28"/>
        </w:rPr>
      </w:pPr>
      <w:r>
        <w:rPr>
          <w:rFonts w:ascii="楷体" w:hAnsi="楷体" w:eastAsia="楷体" w:cs="隶书"/>
          <w:sz w:val="28"/>
        </w:rPr>
        <w:t>数值通道通过可靠性门控、加权中位数初始化与 Tukey bisquare 权重下的 IRLS 迭代有效抑制了离群数值的影响；文本通道通过 SBERT 语义向量与正则抽取数值的混合亲和度矩阵，使“语义近似但关键数值被篡改”的对抗样本能够被有效识别和排除。在文本通道对语义权重的敏感性分析中，本方案在较宽的权重区间内的平均数据准确率均显著高于对比方案，验证了语义与数值双信号联合建模的有效性。</w:t>
      </w:r>
    </w:p>
    <w:p w14:paraId="4C883A29">
      <w:pPr>
        <w:pStyle w:val="17"/>
        <w:ind w:firstLine="560"/>
        <w:jc w:val="left"/>
        <w:rPr>
          <w:rFonts w:ascii="楷体" w:hAnsi="楷体" w:eastAsia="楷体" w:cs="隶书"/>
          <w:sz w:val="28"/>
        </w:rPr>
      </w:pPr>
      <w:r>
        <w:rPr>
          <w:rFonts w:ascii="楷体" w:hAnsi="楷体" w:eastAsia="楷体" w:cs="隶书"/>
          <w:sz w:val="28"/>
        </w:rPr>
        <w:t>基于 Beta-Bernoulli 的跨批次源可靠性更新机制将历次聚合的通道级一致性得分累积为各智能体的后验信念，使长期持续偏离真值的智能体在多个批次后被可靠性门控自然剔除，而对偶发低分的诚实智能体保持鲁棒。在 50 个智能体规模的多进程部署测试中，本方案的端到端壁钟时间相比基于纯文本相似度的真值发现方案显著缩短，且峰值常驻内存与同类方案持平。</w:t>
      </w:r>
    </w:p>
    <w:p w14:paraId="212C1934">
      <w:pPr>
        <w:pStyle w:val="17"/>
        <w:ind w:firstLine="560"/>
        <w:jc w:val="left"/>
        <w:rPr>
          <w:rFonts w:ascii="楷体" w:hAnsi="楷体" w:eastAsia="楷体" w:cs="隶书"/>
          <w:sz w:val="28"/>
        </w:rPr>
      </w:pPr>
      <w:r>
        <w:rPr>
          <w:rFonts w:ascii="楷体" w:hAnsi="楷体" w:eastAsia="楷体" w:cs="隶书"/>
          <w:sz w:val="28"/>
        </w:rPr>
        <w:t>基于 Circom 算术电路的链上零知识可验证机制将链下聚合过程编译为三模块电路，并以 Groth16 简洁证明完成链上核验，使智能合约能够在不重放链下计算的前提下验证所发布预言机结果的正确性。实验显示，本方案的证明负载在数百 KB 量级，链上验证时间在 50 毫秒量级，相比基线方案仅引入有限的额外开销即可获得可验证性保证，整体适用于真实区块链部署。</w:t>
      </w:r>
    </w:p>
    <w:p w14:paraId="572F625B">
      <w:pPr>
        <w:pStyle w:val="17"/>
        <w:jc w:val="left"/>
        <w:rPr>
          <w:rFonts w:ascii="微软雅黑" w:hAnsi="微软雅黑" w:eastAsia="微软雅黑"/>
          <w:color w:val="FF0000"/>
          <w:sz w:val="24"/>
        </w:rPr>
      </w:pPr>
      <w:bookmarkStart w:id="3" w:name="_Toc215653216"/>
      <w:r>
        <w:rPr>
          <w:rFonts w:hint="eastAsia" w:ascii="隶书" w:eastAsia="隶书"/>
          <w:sz w:val="32"/>
          <w:szCs w:val="32"/>
        </w:rPr>
        <w:t>2.4、针对上述技术方案，是否还有替代方案同样能完成发明目的</w:t>
      </w:r>
      <w:bookmarkEnd w:id="3"/>
    </w:p>
    <w:p w14:paraId="7128B730">
      <w:pPr>
        <w:pStyle w:val="17"/>
        <w:ind w:firstLine="560"/>
        <w:jc w:val="left"/>
        <w:rPr>
          <w:rFonts w:ascii="隶书" w:hAnsi="隶书" w:eastAsia="隶书" w:cs="隶书"/>
          <w:sz w:val="24"/>
          <w:szCs w:val="24"/>
        </w:rPr>
      </w:pPr>
      <w:r>
        <w:rPr>
          <w:rFonts w:hint="eastAsia" w:ascii="楷体" w:hAnsi="楷体" w:eastAsia="楷体" w:cs="隶书"/>
          <w:sz w:val="28"/>
          <w:szCs w:val="24"/>
        </w:rPr>
        <w:t>在数值通道中，加权中位数初始化与 Tukey bisquare 权重也可以替换为 Huber 损失下的 M-估计、修剪均值或者基于 RANSAC 的鲁棒回归等其他鲁棒统计估计方法；在文本通道中，SBERT 句向量可以替换为其他预训练语义编码器（例如 SimCSE、BGE 等），文本中嵌入数值的抽取除正则表达式外亦可使用 LLM 工具调用或命名实体识别方案；在跨批次源可靠性更新中，Beta-Bernoulli 后验也可以替换为EWMA、Dirichlet 多分类后验或基于强化学习的可信度更新；在链上可验证机制中，Circom + Groth16 也可以替换为 Halo2、Plonk、STARK 等其他 SNARK/STARK 证明系统。上述替代方案在不改变本发明核心设计的前提下均能完成相应功能，但综合考虑实现复杂度、证明大小、链上验证开销与生态成熟度，本发明采用的组合在本场景下表现最优。</w:t>
      </w:r>
    </w:p>
    <w:p w14:paraId="5FEB374F">
      <w:pPr>
        <w:pStyle w:val="17"/>
        <w:jc w:val="left"/>
        <w:rPr>
          <w:rFonts w:ascii="微软雅黑" w:hAnsi="微软雅黑" w:eastAsia="微软雅黑"/>
          <w:color w:val="FF0000"/>
          <w:sz w:val="24"/>
        </w:rPr>
      </w:pPr>
      <w:r>
        <w:rPr>
          <w:rFonts w:hint="eastAsia" w:ascii="隶书" w:eastAsia="隶书"/>
          <w:sz w:val="32"/>
          <w:szCs w:val="32"/>
        </w:rPr>
        <w:t>3、本发明的技术关键点和欲保护点是什么</w:t>
      </w:r>
      <w:bookmarkEnd w:id="2"/>
    </w:p>
    <w:p w14:paraId="5DB5BC19">
      <w:pPr>
        <w:pStyle w:val="17"/>
        <w:jc w:val="left"/>
        <w:rPr>
          <w:rFonts w:ascii="楷体" w:hAnsi="楷体" w:eastAsia="楷体"/>
          <w:sz w:val="28"/>
          <w:szCs w:val="28"/>
        </w:rPr>
      </w:pPr>
      <w:r>
        <w:rPr>
          <w:rFonts w:ascii="楷体" w:hAnsi="楷体" w:eastAsia="楷体" w:cs="隶书"/>
          <w:sz w:val="28"/>
          <w:szCs w:val="28"/>
        </w:rPr>
        <w:t>技术关键点和欲保护点主要有以下三个：</w:t>
      </w:r>
    </w:p>
    <w:p w14:paraId="454F1DBB">
      <w:pPr>
        <w:pStyle w:val="17"/>
        <w:numPr>
          <w:ilvl w:val="0"/>
          <w:numId w:val="2"/>
        </w:numPr>
        <w:jc w:val="left"/>
        <w:rPr>
          <w:rFonts w:ascii="楷体" w:hAnsi="楷体" w:eastAsia="楷体"/>
          <w:sz w:val="24"/>
          <w:szCs w:val="24"/>
        </w:rPr>
      </w:pPr>
      <w:r>
        <w:rPr>
          <w:rFonts w:hint="eastAsia" w:ascii="楷体" w:hAnsi="楷体" w:eastAsia="楷体"/>
          <w:sz w:val="24"/>
          <w:szCs w:val="24"/>
        </w:rPr>
        <w:t>面向多智能体混合语义声明的双通道鲁棒真值发现方法</w:t>
      </w:r>
    </w:p>
    <w:p w14:paraId="74FFE256">
      <w:pPr>
        <w:pStyle w:val="17"/>
        <w:ind w:left="720"/>
        <w:jc w:val="left"/>
        <w:rPr>
          <w:rFonts w:ascii="楷体" w:hAnsi="楷体" w:eastAsia="楷体"/>
          <w:sz w:val="24"/>
          <w:szCs w:val="24"/>
        </w:rPr>
      </w:pPr>
      <w:r>
        <w:rPr>
          <w:rFonts w:hint="eastAsia" w:ascii="楷体" w:hAnsi="楷体" w:eastAsia="楷体"/>
          <w:sz w:val="24"/>
          <w:szCs w:val="24"/>
        </w:rPr>
        <w:t>本方法以 LLM 智能体生成的混合语义声明（含数值字段与非结构化文本证据）为聚合对象，在链下并行构建数值通道与文本通道：数值通道采用可靠性门控、可靠度加权中位数初始化与 Tukey bisquare 权重下的 IRLS 迭代得到鲁棒真值，并通过残差的高斯衰减给出数值一致性得分；文本通道以 SBERT 余弦相似度与正则抽取数值的对称化高斯一致性融合为混合亲和度矩阵，并以可靠性加权软投票选出可信文本输出。两路一致性得分跨通道融合后给出每个智能体的批次级一致性。该方法在不依赖任何外部可信第三方的前提下，能够有效识别仅保留语义骨架、对关键数值进行微小篡改的对抗样本，相比仅基于文本相似度或仅基于数值统计的现有真值发现方案具备更强的鲁棒性。</w:t>
      </w:r>
    </w:p>
    <w:p w14:paraId="6A73C4E2">
      <w:pPr>
        <w:pStyle w:val="17"/>
        <w:numPr>
          <w:ilvl w:val="0"/>
          <w:numId w:val="2"/>
        </w:numPr>
        <w:jc w:val="left"/>
        <w:rPr>
          <w:rFonts w:ascii="楷体" w:hAnsi="楷体" w:eastAsia="楷体"/>
          <w:sz w:val="24"/>
          <w:szCs w:val="24"/>
        </w:rPr>
      </w:pPr>
      <w:r>
        <w:rPr>
          <w:rFonts w:hint="eastAsia" w:ascii="楷体" w:hAnsi="楷体" w:eastAsia="楷体"/>
          <w:sz w:val="24"/>
          <w:szCs w:val="24"/>
        </w:rPr>
        <w:t>基于Beta-Bernoulli的跨批次源可靠性更新机制</w:t>
      </w:r>
    </w:p>
    <w:p w14:paraId="5C11B572">
      <w:pPr>
        <w:pStyle w:val="17"/>
        <w:ind w:left="720"/>
        <w:jc w:val="left"/>
        <w:rPr>
          <w:rFonts w:ascii="楷体" w:hAnsi="楷体" w:eastAsia="楷体"/>
          <w:sz w:val="24"/>
          <w:szCs w:val="24"/>
        </w:rPr>
      </w:pPr>
      <w:r>
        <w:rPr>
          <w:rFonts w:hint="eastAsia" w:ascii="楷体" w:hAnsi="楷体" w:eastAsia="楷体"/>
          <w:sz w:val="24"/>
          <w:szCs w:val="24"/>
        </w:rPr>
        <w:t>本方法为每个智能体维护一对 Beta 后验参数，将每次双通道聚合得到的批次级一致性得分作为带学习率的正负证据累积至后验，并以后验均值作为下一批次可靠性门控与数值通道加权的输入。该机制天然将可信度约束在区间 [0, 1] 内，跨批次累积历史证据，使长期持续偏离的智能体在数批次后被可靠性门控自然剔除，同时对偶发低分的诚实智能体保持鲁棒，弥补了单批次可信度估计在持续性恶意攻击下的不足。</w:t>
      </w:r>
    </w:p>
    <w:p w14:paraId="7F0A60C6">
      <w:pPr>
        <w:pStyle w:val="17"/>
        <w:numPr>
          <w:ilvl w:val="0"/>
          <w:numId w:val="2"/>
        </w:numPr>
        <w:jc w:val="left"/>
        <w:rPr>
          <w:rFonts w:ascii="楷体" w:hAnsi="楷体" w:eastAsia="楷体"/>
          <w:sz w:val="24"/>
          <w:szCs w:val="24"/>
        </w:rPr>
      </w:pPr>
      <w:r>
        <w:rPr>
          <w:rFonts w:hint="eastAsia" w:ascii="楷体" w:hAnsi="楷体" w:eastAsia="楷体"/>
          <w:sz w:val="24"/>
          <w:szCs w:val="24"/>
        </w:rPr>
        <w:t>基于Circom算术电路的链上零知识可验证聚合机制</w:t>
      </w:r>
    </w:p>
    <w:p w14:paraId="4DC21B07">
      <w:pPr>
        <w:pStyle w:val="17"/>
        <w:ind w:left="720"/>
        <w:jc w:val="left"/>
        <w:rPr>
          <w:rFonts w:ascii="楷体" w:hAnsi="楷体" w:eastAsia="楷体"/>
          <w:sz w:val="24"/>
          <w:szCs w:val="24"/>
        </w:rPr>
      </w:pPr>
      <w:r>
        <w:rPr>
          <w:rFonts w:hint="eastAsia" w:ascii="楷体" w:hAnsi="楷体" w:eastAsia="楷体"/>
          <w:sz w:val="24"/>
          <w:szCs w:val="24"/>
        </w:rPr>
        <w:t>本方法将数值通道、文本通道与源可靠性更新模块的确定性计算编译为三模块的 Circom 算术电路，公共输入由本次批次的可信数值输出、可信文本输出、数值一致性向量与更新后的源可信度组成，见证包含原始智能体声明与全部中间量；上报者基于Groth16 协议生成简洁证明并连同公共输入提交至预言机合约，由合约一次性调用验证接口完成核验。该机制使智能合约能够在不重放链下计算、不暴露原始智能体声明的前提下核验所发布预言机结果与可信度更新确系按既定聚合逻辑计算所得，端到端消除了指定上报者伪造结果的攻击面。</w:t>
      </w:r>
    </w:p>
    <w:p w14:paraId="0734778A">
      <w:pPr>
        <w:pStyle w:val="17"/>
        <w:jc w:val="left"/>
        <w:rPr>
          <w:rFonts w:ascii="隶书" w:eastAsia="隶书"/>
          <w:sz w:val="32"/>
          <w:szCs w:val="32"/>
        </w:rPr>
      </w:pPr>
      <w:r>
        <w:rPr>
          <w:rFonts w:hint="eastAsia" w:ascii="隶书" w:eastAsia="隶书"/>
          <w:sz w:val="32"/>
          <w:szCs w:val="32"/>
        </w:rPr>
        <w:t>4、附件</w:t>
      </w:r>
    </w:p>
    <w:p w14:paraId="02DA8C21">
      <w:pPr>
        <w:pStyle w:val="17"/>
        <w:ind w:left="360"/>
        <w:jc w:val="left"/>
        <w:rPr>
          <w:rFonts w:ascii="楷体" w:hAnsi="楷体" w:eastAsia="楷体"/>
          <w:sz w:val="24"/>
          <w:szCs w:val="24"/>
        </w:rPr>
      </w:pPr>
      <w:r>
        <w:rPr>
          <w:rFonts w:hint="eastAsia" w:ascii="楷体" w:hAnsi="楷体" w:eastAsia="楷体"/>
          <w:sz w:val="24"/>
          <w:szCs w:val="24"/>
        </w:rPr>
        <w:t>参考文献（如专利/论文/标准等）</w:t>
      </w:r>
    </w:p>
    <w:p w14:paraId="153E7ACC">
      <w:pPr>
        <w:spacing w:line="440" w:lineRule="exact"/>
        <w:ind w:left="480" w:hanging="480" w:hangingChars="200"/>
        <w:jc w:val="left"/>
        <w:rPr>
          <w:rFonts w:ascii="微软雅黑" w:hAnsi="微软雅黑" w:eastAsia="微软雅黑"/>
          <w:color w:val="FF0000"/>
          <w:sz w:val="24"/>
        </w:rPr>
      </w:pPr>
    </w:p>
    <w:p w14:paraId="4B9D1AFE">
      <w:pPr>
        <w:jc w:val="left"/>
      </w:pPr>
    </w:p>
    <w:sectPr>
      <w:headerReference r:id="rId5" w:type="default"/>
      <w:pgSz w:w="11906" w:h="16838"/>
      <w:pgMar w:top="1440" w:right="1134" w:bottom="709" w:left="1134" w:header="284" w:footer="454"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行人" w:date="2026-06-15T18:04:48Z" w:initials="">
    <w:p w14:paraId="38D66EEA">
      <w:pPr>
        <w:pStyle w:val="4"/>
        <w:rPr>
          <w:rFonts w:hint="default" w:eastAsia="宋体"/>
          <w:lang w:val="en-US" w:eastAsia="zh-CN"/>
        </w:rPr>
      </w:pPr>
      <w:r>
        <w:rPr>
          <w:rFonts w:hint="eastAsia"/>
          <w:lang w:val="en-US" w:eastAsia="zh-CN"/>
        </w:rPr>
        <w:t>来源需要明确 即引用现有技术的出处</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8D66EE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隶书">
    <w:altName w:val="报隶-简"/>
    <w:panose1 w:val="020B0604020202020204"/>
    <w:charset w:val="86"/>
    <w:family w:val="modern"/>
    <w:pitch w:val="default"/>
    <w:sig w:usb0="00000000" w:usb1="00000000" w:usb2="00000010" w:usb3="00000000" w:csb0="00040000" w:csb1="00000000"/>
  </w:font>
  <w:font w:name="报隶-简">
    <w:panose1 w:val="02010600040101010101"/>
    <w:charset w:val="86"/>
    <w:family w:val="auto"/>
    <w:pitch w:val="default"/>
    <w:sig w:usb0="80000287" w:usb1="280F3C52" w:usb2="00000016" w:usb3="00000000" w:csb0="0004001F"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PMingLiU">
    <w:altName w:val="宋体-繁"/>
    <w:panose1 w:val="02020500000000000000"/>
    <w:charset w:val="88"/>
    <w:family w:val="roman"/>
    <w:pitch w:val="default"/>
    <w:sig w:usb0="00000000" w:usb1="00000000" w:usb2="00000016" w:usb3="00000000" w:csb0="00100001" w:csb1="00000000"/>
  </w:font>
  <w:font w:name="宋体-繁">
    <w:panose1 w:val="02010600040101010101"/>
    <w:charset w:val="86"/>
    <w:family w:val="auto"/>
    <w:pitch w:val="default"/>
    <w:sig w:usb0="00000287" w:usb1="080F0000" w:usb2="00000000" w:usb3="00000000" w:csb0="0004009F" w:csb1="DFD70000"/>
  </w:font>
  <w:font w:name="Cambria Math">
    <w:altName w:val="Kingsoft Math"/>
    <w:panose1 w:val="02040503050406030204"/>
    <w:charset w:val="00"/>
    <w:family w:val="roman"/>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华文细黑">
    <w:altName w:val="黑体-简"/>
    <w:panose1 w:val="02010600040101010101"/>
    <w:charset w:val="86"/>
    <w:family w:val="auto"/>
    <w:pitch w:val="default"/>
    <w:sig w:usb0="00000000" w:usb1="00000000" w:usb2="00000010" w:usb3="00000000" w:csb0="0004009F"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9CD567">
    <w:pPr>
      <w:spacing w:line="220" w:lineRule="exact"/>
      <w:rPr>
        <w:rFonts w:ascii="华文细黑" w:hAnsi="华文细黑" w:eastAsia="华文细黑" w:cs="Arial"/>
        <w:color w:val="7F7F7F"/>
        <w:sz w:val="14"/>
        <w:szCs w:val="1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AB52C0"/>
    <w:multiLevelType w:val="multilevel"/>
    <w:tmpl w:val="30AB52C0"/>
    <w:lvl w:ilvl="0" w:tentative="0">
      <w:start w:val="1"/>
      <w:numFmt w:val="japaneseCounting"/>
      <w:lvlText w:val="第%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C0E762B"/>
    <w:multiLevelType w:val="multilevel"/>
    <w:tmpl w:val="4C0E762B"/>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行人">
    <w15:presenceInfo w15:providerId="WPS Office" w15:userId="2086015415"/>
  </w15:person>
  <w15:person w15:author="WPS_hh0424">
    <w15:presenceInfo w15:providerId="WPS Office" w15:userId="69488198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SxNLA0szQ1NjMyNLBU0lEKTi0uzszPAykwrgUA6pIGGiwAAAA="/>
  </w:docVars>
  <w:rsids>
    <w:rsidRoot w:val="00204B9A"/>
    <w:rsid w:val="000179F3"/>
    <w:rsid w:val="00045D49"/>
    <w:rsid w:val="0004731B"/>
    <w:rsid w:val="000560B2"/>
    <w:rsid w:val="00082AD0"/>
    <w:rsid w:val="00086BB0"/>
    <w:rsid w:val="000A4C85"/>
    <w:rsid w:val="000C3892"/>
    <w:rsid w:val="000F09CC"/>
    <w:rsid w:val="000F3189"/>
    <w:rsid w:val="00101A3D"/>
    <w:rsid w:val="001065E9"/>
    <w:rsid w:val="00116832"/>
    <w:rsid w:val="001444D4"/>
    <w:rsid w:val="001552A4"/>
    <w:rsid w:val="001C2F41"/>
    <w:rsid w:val="001D008B"/>
    <w:rsid w:val="001F210F"/>
    <w:rsid w:val="00204B9A"/>
    <w:rsid w:val="002119E6"/>
    <w:rsid w:val="00232876"/>
    <w:rsid w:val="00244887"/>
    <w:rsid w:val="002562DC"/>
    <w:rsid w:val="002615BF"/>
    <w:rsid w:val="00277DEF"/>
    <w:rsid w:val="00287A15"/>
    <w:rsid w:val="00297B55"/>
    <w:rsid w:val="002D2483"/>
    <w:rsid w:val="002D2F3D"/>
    <w:rsid w:val="002F7F97"/>
    <w:rsid w:val="003352C1"/>
    <w:rsid w:val="00343F06"/>
    <w:rsid w:val="00350758"/>
    <w:rsid w:val="00373D53"/>
    <w:rsid w:val="0037418D"/>
    <w:rsid w:val="003B08F1"/>
    <w:rsid w:val="003B6B17"/>
    <w:rsid w:val="003E3280"/>
    <w:rsid w:val="0045001C"/>
    <w:rsid w:val="0047579D"/>
    <w:rsid w:val="004848C9"/>
    <w:rsid w:val="004928C2"/>
    <w:rsid w:val="004B3DE6"/>
    <w:rsid w:val="005507F4"/>
    <w:rsid w:val="00551763"/>
    <w:rsid w:val="00556A18"/>
    <w:rsid w:val="005668A3"/>
    <w:rsid w:val="00587589"/>
    <w:rsid w:val="005A13BC"/>
    <w:rsid w:val="005A2691"/>
    <w:rsid w:val="005D3CC7"/>
    <w:rsid w:val="005D438E"/>
    <w:rsid w:val="005D64AC"/>
    <w:rsid w:val="00622F20"/>
    <w:rsid w:val="00633ED3"/>
    <w:rsid w:val="0063427B"/>
    <w:rsid w:val="00634D8D"/>
    <w:rsid w:val="00661ABA"/>
    <w:rsid w:val="00663C64"/>
    <w:rsid w:val="006C41CB"/>
    <w:rsid w:val="006D778C"/>
    <w:rsid w:val="006F56C0"/>
    <w:rsid w:val="006F64EA"/>
    <w:rsid w:val="00731F32"/>
    <w:rsid w:val="007505F6"/>
    <w:rsid w:val="007577DF"/>
    <w:rsid w:val="007758FA"/>
    <w:rsid w:val="00776AC2"/>
    <w:rsid w:val="007F6DF3"/>
    <w:rsid w:val="00804366"/>
    <w:rsid w:val="00805AF6"/>
    <w:rsid w:val="008509F6"/>
    <w:rsid w:val="0088100D"/>
    <w:rsid w:val="00882C77"/>
    <w:rsid w:val="0088789E"/>
    <w:rsid w:val="008F6080"/>
    <w:rsid w:val="00927E95"/>
    <w:rsid w:val="00931B5F"/>
    <w:rsid w:val="009337D5"/>
    <w:rsid w:val="009753E0"/>
    <w:rsid w:val="009A3338"/>
    <w:rsid w:val="009A3AC7"/>
    <w:rsid w:val="009B0D45"/>
    <w:rsid w:val="009D120A"/>
    <w:rsid w:val="009F4210"/>
    <w:rsid w:val="009F4CA4"/>
    <w:rsid w:val="00A01872"/>
    <w:rsid w:val="00A12A52"/>
    <w:rsid w:val="00A27D39"/>
    <w:rsid w:val="00A35264"/>
    <w:rsid w:val="00A72004"/>
    <w:rsid w:val="00A80647"/>
    <w:rsid w:val="00A84CA9"/>
    <w:rsid w:val="00A96262"/>
    <w:rsid w:val="00A965EC"/>
    <w:rsid w:val="00AC1231"/>
    <w:rsid w:val="00AD67CB"/>
    <w:rsid w:val="00AE7C59"/>
    <w:rsid w:val="00B0113B"/>
    <w:rsid w:val="00B156B9"/>
    <w:rsid w:val="00B4068B"/>
    <w:rsid w:val="00B45ACA"/>
    <w:rsid w:val="00B50E39"/>
    <w:rsid w:val="00B555A1"/>
    <w:rsid w:val="00B6256F"/>
    <w:rsid w:val="00B64538"/>
    <w:rsid w:val="00B73901"/>
    <w:rsid w:val="00BC7584"/>
    <w:rsid w:val="00BE7063"/>
    <w:rsid w:val="00C23B58"/>
    <w:rsid w:val="00C3352D"/>
    <w:rsid w:val="00C7412C"/>
    <w:rsid w:val="00C83AE3"/>
    <w:rsid w:val="00CB70E2"/>
    <w:rsid w:val="00CC0B44"/>
    <w:rsid w:val="00CD3968"/>
    <w:rsid w:val="00CE1B2D"/>
    <w:rsid w:val="00CF0748"/>
    <w:rsid w:val="00D20F77"/>
    <w:rsid w:val="00D263A4"/>
    <w:rsid w:val="00D2712E"/>
    <w:rsid w:val="00D307B9"/>
    <w:rsid w:val="00D4667E"/>
    <w:rsid w:val="00D7158D"/>
    <w:rsid w:val="00DD655E"/>
    <w:rsid w:val="00DF4085"/>
    <w:rsid w:val="00DF5A42"/>
    <w:rsid w:val="00E12568"/>
    <w:rsid w:val="00E13673"/>
    <w:rsid w:val="00E555A0"/>
    <w:rsid w:val="00EA2DC3"/>
    <w:rsid w:val="00EA7BE5"/>
    <w:rsid w:val="00EB09AE"/>
    <w:rsid w:val="00EC69C2"/>
    <w:rsid w:val="00EE1F70"/>
    <w:rsid w:val="00F23908"/>
    <w:rsid w:val="00F47B68"/>
    <w:rsid w:val="00F54EA8"/>
    <w:rsid w:val="00F63F54"/>
    <w:rsid w:val="00F65DE3"/>
    <w:rsid w:val="00FB22FD"/>
    <w:rsid w:val="00FD582F"/>
    <w:rsid w:val="00FE0BED"/>
    <w:rsid w:val="00FE5E19"/>
    <w:rsid w:val="00FF0B33"/>
    <w:rsid w:val="569907B4"/>
    <w:rsid w:val="579A1942"/>
    <w:rsid w:val="5FEA2A90"/>
    <w:rsid w:val="7159CFDE"/>
    <w:rsid w:val="7C744754"/>
    <w:rsid w:val="9BB74C69"/>
    <w:rsid w:val="EFC7A0F7"/>
    <w:rsid w:val="F3BF49C3"/>
    <w:rsid w:val="FBBBEF32"/>
    <w:rsid w:val="FBFFF78A"/>
    <w:rsid w:val="FEAD4720"/>
    <w:rsid w:val="FFFFD4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link w:val="27"/>
    <w:semiHidden/>
    <w:unhideWhenUsed/>
    <w:qFormat/>
    <w:uiPriority w:val="9"/>
    <w:pPr>
      <w:keepNext/>
      <w:keepLines/>
      <w:spacing w:before="260" w:after="260" w:line="416" w:lineRule="auto"/>
      <w:outlineLvl w:val="2"/>
    </w:pPr>
    <w:rPr>
      <w:b/>
      <w:bCs/>
      <w:sz w:val="32"/>
      <w:szCs w:val="32"/>
    </w:rPr>
  </w:style>
  <w:style w:type="character" w:default="1" w:styleId="10">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35"/>
    <w:rPr>
      <w:rFonts w:eastAsia="黑体" w:asciiTheme="majorHAnsi" w:hAnsiTheme="majorHAnsi" w:cstheme="majorBidi"/>
      <w:sz w:val="20"/>
      <w:szCs w:val="20"/>
    </w:rPr>
  </w:style>
  <w:style w:type="paragraph" w:styleId="4">
    <w:name w:val="annotation text"/>
    <w:basedOn w:val="1"/>
    <w:semiHidden/>
    <w:unhideWhenUsed/>
    <w:uiPriority w:val="99"/>
    <w:pPr>
      <w:jc w:val="left"/>
    </w:p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rPr>
      <w:sz w:val="24"/>
    </w:rPr>
  </w:style>
  <w:style w:type="paragraph" w:styleId="8">
    <w:name w:val="Title"/>
    <w:basedOn w:val="1"/>
    <w:next w:val="1"/>
    <w:link w:val="23"/>
    <w:qFormat/>
    <w:uiPriority w:val="10"/>
    <w:pPr>
      <w:spacing w:before="240" w:after="60"/>
      <w:jc w:val="center"/>
      <w:outlineLvl w:val="0"/>
    </w:pPr>
    <w:rPr>
      <w:rFonts w:asciiTheme="majorHAnsi" w:hAnsiTheme="majorHAnsi" w:eastAsiaTheme="majorEastAsia" w:cstheme="majorBidi"/>
      <w:b/>
      <w:bCs/>
      <w:sz w:val="32"/>
      <w:szCs w:val="32"/>
    </w:rPr>
  </w:style>
  <w:style w:type="character" w:customStyle="1" w:styleId="11">
    <w:name w:val="页眉 字符"/>
    <w:basedOn w:val="10"/>
    <w:link w:val="6"/>
    <w:qFormat/>
    <w:uiPriority w:val="99"/>
    <w:rPr>
      <w:sz w:val="18"/>
      <w:szCs w:val="18"/>
    </w:rPr>
  </w:style>
  <w:style w:type="character" w:customStyle="1" w:styleId="12">
    <w:name w:val="页脚 字符"/>
    <w:basedOn w:val="10"/>
    <w:link w:val="5"/>
    <w:qFormat/>
    <w:uiPriority w:val="99"/>
    <w:rPr>
      <w:sz w:val="18"/>
      <w:szCs w:val="18"/>
    </w:rPr>
  </w:style>
  <w:style w:type="character" w:customStyle="1" w:styleId="13">
    <w:name w:val="变更与声明加粗（绿盟科技） Char Char"/>
    <w:link w:val="14"/>
    <w:qFormat/>
    <w:uiPriority w:val="0"/>
    <w:rPr>
      <w:rFonts w:ascii="Arial" w:hAnsi="Arial"/>
      <w:b/>
      <w:sz w:val="18"/>
      <w:szCs w:val="21"/>
    </w:rPr>
  </w:style>
  <w:style w:type="paragraph" w:customStyle="1" w:styleId="14">
    <w:name w:val="变更与声明加粗（绿盟科技）"/>
    <w:basedOn w:val="15"/>
    <w:link w:val="13"/>
    <w:qFormat/>
    <w:uiPriority w:val="0"/>
    <w:pPr>
      <w:ind w:left="50" w:leftChars="50" w:right="50" w:rightChars="50"/>
    </w:pPr>
    <w:rPr>
      <w:rFonts w:eastAsiaTheme="minorEastAsia" w:cstheme="minorBidi"/>
      <w:b/>
      <w:kern w:val="2"/>
      <w:sz w:val="18"/>
    </w:rPr>
  </w:style>
  <w:style w:type="paragraph" w:customStyle="1" w:styleId="15">
    <w:name w:val="正文（绿盟科技）"/>
    <w:qFormat/>
    <w:uiPriority w:val="0"/>
    <w:pPr>
      <w:spacing w:line="300" w:lineRule="auto"/>
    </w:pPr>
    <w:rPr>
      <w:rFonts w:ascii="Arial" w:hAnsi="Arial" w:eastAsia="宋体" w:cs="Times New Roman"/>
      <w:kern w:val="0"/>
      <w:sz w:val="21"/>
      <w:szCs w:val="21"/>
      <w:lang w:val="en-US" w:eastAsia="zh-CN" w:bidi="ar-SA"/>
    </w:rPr>
  </w:style>
  <w:style w:type="paragraph" w:customStyle="1" w:styleId="16">
    <w:name w:val="变更与声明内容（绿盟科技）"/>
    <w:basedOn w:val="14"/>
    <w:qFormat/>
    <w:uiPriority w:val="0"/>
    <w:rPr>
      <w:b w:val="0"/>
    </w:rPr>
  </w:style>
  <w:style w:type="paragraph" w:customStyle="1" w:styleId="17">
    <w:name w:val="缺省文本"/>
    <w:basedOn w:val="1"/>
    <w:qFormat/>
    <w:uiPriority w:val="0"/>
    <w:pPr>
      <w:autoSpaceDE w:val="0"/>
      <w:autoSpaceDN w:val="0"/>
      <w:adjustRightInd w:val="0"/>
      <w:spacing w:line="360" w:lineRule="auto"/>
      <w:jc w:val="left"/>
    </w:pPr>
    <w:rPr>
      <w:kern w:val="0"/>
      <w:szCs w:val="20"/>
    </w:rPr>
  </w:style>
  <w:style w:type="paragraph" w:customStyle="1" w:styleId="18">
    <w:name w:val="封面版权声明（绿盟科技）"/>
    <w:basedOn w:val="19"/>
    <w:qFormat/>
    <w:uiPriority w:val="0"/>
    <w:pPr>
      <w:jc w:val="right"/>
    </w:pPr>
  </w:style>
  <w:style w:type="paragraph" w:customStyle="1" w:styleId="19">
    <w:name w:val="文档属性标题（绿盟科技）"/>
    <w:basedOn w:val="15"/>
    <w:qFormat/>
    <w:uiPriority w:val="0"/>
    <w:rPr>
      <w:b/>
      <w:sz w:val="18"/>
    </w:rPr>
  </w:style>
  <w:style w:type="paragraph" w:customStyle="1" w:styleId="20">
    <w:name w:val="标题 0（绿盟科技）"/>
    <w:basedOn w:val="8"/>
    <w:qFormat/>
    <w:uiPriority w:val="0"/>
    <w:pPr>
      <w:keepNext/>
      <w:keepLines/>
      <w:spacing w:before="0" w:after="0" w:line="300" w:lineRule="auto"/>
    </w:pPr>
    <w:rPr>
      <w:rFonts w:ascii="Arial" w:hAnsi="Arial" w:eastAsia="黑体" w:cs="Arial"/>
      <w:bCs w:val="0"/>
      <w:kern w:val="0"/>
      <w:sz w:val="52"/>
    </w:rPr>
  </w:style>
  <w:style w:type="paragraph" w:customStyle="1" w:styleId="21">
    <w:name w:val="封面表格文本"/>
    <w:basedOn w:val="1"/>
    <w:qFormat/>
    <w:uiPriority w:val="0"/>
    <w:pPr>
      <w:autoSpaceDE w:val="0"/>
      <w:autoSpaceDN w:val="0"/>
      <w:adjustRightInd w:val="0"/>
      <w:jc w:val="center"/>
    </w:pPr>
    <w:rPr>
      <w:b/>
      <w:kern w:val="0"/>
      <w:sz w:val="24"/>
      <w:szCs w:val="20"/>
    </w:rPr>
  </w:style>
  <w:style w:type="paragraph" w:customStyle="1" w:styleId="22">
    <w:name w:val="文档属性（绿盟科技）"/>
    <w:basedOn w:val="19"/>
    <w:qFormat/>
    <w:uiPriority w:val="0"/>
    <w:pPr>
      <w:ind w:left="50" w:leftChars="50"/>
    </w:pPr>
    <w:rPr>
      <w:b w:val="0"/>
    </w:rPr>
  </w:style>
  <w:style w:type="character" w:customStyle="1" w:styleId="23">
    <w:name w:val="标题 字符"/>
    <w:basedOn w:val="10"/>
    <w:link w:val="8"/>
    <w:qFormat/>
    <w:uiPriority w:val="10"/>
    <w:rPr>
      <w:rFonts w:asciiTheme="majorHAnsi" w:hAnsiTheme="majorHAnsi" w:eastAsiaTheme="majorEastAsia" w:cstheme="majorBidi"/>
      <w:b/>
      <w:bCs/>
      <w:sz w:val="32"/>
      <w:szCs w:val="32"/>
    </w:rPr>
  </w:style>
  <w:style w:type="paragraph" w:styleId="24">
    <w:name w:val="List Paragraph"/>
    <w:basedOn w:val="1"/>
    <w:qFormat/>
    <w:uiPriority w:val="34"/>
    <w:pPr>
      <w:ind w:firstLine="420" w:firstLineChars="200"/>
    </w:pPr>
    <w:rPr>
      <w:rFonts w:ascii="等线" w:hAnsi="等线" w:eastAsia="等线"/>
      <w:szCs w:val="22"/>
    </w:rPr>
  </w:style>
  <w:style w:type="character" w:customStyle="1" w:styleId="25">
    <w:name w:val="translated-span"/>
    <w:basedOn w:val="10"/>
    <w:qFormat/>
    <w:uiPriority w:val="0"/>
  </w:style>
  <w:style w:type="character" w:styleId="26">
    <w:name w:val="Placeholder Text"/>
    <w:basedOn w:val="10"/>
    <w:semiHidden/>
    <w:qFormat/>
    <w:uiPriority w:val="99"/>
    <w:rPr>
      <w:color w:val="666666"/>
    </w:rPr>
  </w:style>
  <w:style w:type="character" w:customStyle="1" w:styleId="27">
    <w:name w:val="标题 3 字符"/>
    <w:basedOn w:val="10"/>
    <w:link w:val="2"/>
    <w:semiHidden/>
    <w:uiPriority w:val="9"/>
    <w:rPr>
      <w:rFonts w:ascii="Times New Roman" w:hAnsi="Times New Roman" w:eastAsia="宋体" w:cs="Times New Roman"/>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3163</Words>
  <Characters>3516</Characters>
  <Lines>59</Lines>
  <Paragraphs>16</Paragraphs>
  <TotalTime>2</TotalTime>
  <ScaleCrop>false</ScaleCrop>
  <LinksUpToDate>false</LinksUpToDate>
  <CharactersWithSpaces>3592</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2021-03-31T19:29:00Z</dcterms:created>
  <dc:creator>沉默 久了轮此刻</dc:creator>
  <cp:lastModifiedBy>WPS_hh0424</cp:lastModifiedBy>
  <dcterms:modified xsi:type="dcterms:W3CDTF">2026-06-15T20:12:58Z</dcterms:modified>
  <cp:revision>156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9D9E2815DD99D7E4A9DC2F6A1CFAF023_43</vt:lpwstr>
  </property>
  <property fmtid="{D5CDD505-2E9C-101B-9397-08002B2CF9AE}" pid="4" name="KSOTemplateDocerSaveRecord">
    <vt:lpwstr>eyJoZGlkIjoiZGY1N2ZlOTk4NmFjOGIzMGU4ZWIwYWM3ODJmZTRhM2UiLCJ1c2VySWQiOiIzMjk1ODAxNjMifQ==</vt:lpwstr>
  </property>
</Properties>
</file>